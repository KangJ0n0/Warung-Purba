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54D2C" w14:textId="2DDACF3F" w:rsidR="00952BD6" w:rsidRPr="00567004" w:rsidRDefault="00D7092F" w:rsidP="00952BD6">
      <w:pPr>
        <w:pStyle w:val="JUDUL"/>
        <w:tabs>
          <w:tab w:val="left" w:pos="2977"/>
        </w:tabs>
        <w:rPr>
          <w:rFonts w:ascii="Palatino Linotype" w:hAnsi="Palatino Linotype"/>
          <w:color w:val="5B9BD5"/>
          <w:szCs w:val="24"/>
        </w:rPr>
      </w:pPr>
      <w:r w:rsidRPr="00D7092F">
        <w:rPr>
          <w:rFonts w:ascii="Palatino Linotype" w:hAnsi="Palatino Linotype"/>
          <w:color w:val="000000"/>
          <w:sz w:val="20"/>
          <w:szCs w:val="20"/>
          <w:shd w:val="clear" w:color="auto" w:fill="FFFFFF"/>
        </w:rPr>
        <w:t xml:space="preserve">Implementation of Naive Bayes Classifier with </w:t>
      </w:r>
      <w:r w:rsidRPr="00402447">
        <w:rPr>
          <w:rFonts w:ascii="Palatino Linotype" w:hAnsi="Palatino Linotype"/>
          <w:color w:val="000000"/>
          <w:sz w:val="20"/>
          <w:szCs w:val="20"/>
          <w:highlight w:val="yellow"/>
          <w:shd w:val="clear" w:color="auto" w:fill="FFFFFF"/>
        </w:rPr>
        <w:t>SMOTE</w:t>
      </w:r>
      <w:r w:rsidRPr="00D7092F">
        <w:rPr>
          <w:rFonts w:ascii="Palatino Linotype" w:hAnsi="Palatino Linotype"/>
          <w:color w:val="000000"/>
          <w:sz w:val="20"/>
          <w:szCs w:val="20"/>
          <w:shd w:val="clear" w:color="auto" w:fill="FFFFFF"/>
        </w:rPr>
        <w:t xml:space="preserve"> for Sentiment Analysis of Blibli App Reviews on the Google Play Store</w:t>
      </w:r>
    </w:p>
    <w:p w14:paraId="629E6B45" w14:textId="77777777" w:rsidR="00952BD6" w:rsidRPr="009E4550" w:rsidRDefault="00952BD6" w:rsidP="00952BD6">
      <w:pPr>
        <w:pStyle w:val="AUTHOR"/>
        <w:rPr>
          <w:rFonts w:ascii="Palatino Linotype" w:hAnsi="Palatino Linotype"/>
          <w:sz w:val="22"/>
          <w:szCs w:val="22"/>
        </w:rPr>
      </w:pPr>
      <w:ins w:id="0" w:author="Author">
        <w:r>
          <w:rPr>
            <w:rFonts w:ascii="Palatino Linotype" w:hAnsi="Palatino Linotype"/>
            <w:sz w:val="22"/>
            <w:szCs w:val="22"/>
          </w:rPr>
          <w:t>Rafli Hudanul Sidiq</w:t>
        </w:r>
        <w:r w:rsidRPr="009E4550">
          <w:rPr>
            <w:rFonts w:ascii="Palatino Linotype" w:hAnsi="Palatino Linotype"/>
            <w:sz w:val="22"/>
            <w:szCs w:val="22"/>
          </w:rPr>
          <w:t>*</w:t>
        </w:r>
        <w:r w:rsidRPr="009E4550">
          <w:rPr>
            <w:rFonts w:ascii="Palatino Linotype" w:hAnsi="Palatino Linotype"/>
            <w:sz w:val="22"/>
            <w:szCs w:val="22"/>
            <w:vertAlign w:val="superscript"/>
          </w:rPr>
          <w:t>1</w:t>
        </w:r>
        <w:r w:rsidRPr="009E4550">
          <w:rPr>
            <w:rFonts w:ascii="Palatino Linotype" w:hAnsi="Palatino Linotype"/>
            <w:sz w:val="22"/>
            <w:szCs w:val="22"/>
            <w:lang w:val="id-ID"/>
          </w:rPr>
          <w:t xml:space="preserve">, </w:t>
        </w:r>
        <w:r>
          <w:rPr>
            <w:rFonts w:ascii="Palatino Linotype" w:hAnsi="Palatino Linotype"/>
            <w:sz w:val="22"/>
            <w:szCs w:val="22"/>
          </w:rPr>
          <w:t>Azzam Dicky Umar Widadi</w:t>
        </w:r>
        <w:r w:rsidRPr="009E4550">
          <w:rPr>
            <w:rFonts w:ascii="Palatino Linotype" w:hAnsi="Palatino Linotype"/>
            <w:sz w:val="22"/>
            <w:szCs w:val="22"/>
            <w:vertAlign w:val="superscript"/>
          </w:rPr>
          <w:t>2</w:t>
        </w:r>
        <w:r w:rsidRPr="009E4550">
          <w:rPr>
            <w:rFonts w:ascii="Palatino Linotype" w:hAnsi="Palatino Linotype"/>
            <w:sz w:val="22"/>
            <w:szCs w:val="22"/>
          </w:rPr>
          <w:t xml:space="preserve">, and </w:t>
        </w:r>
        <w:r>
          <w:rPr>
            <w:rFonts w:ascii="Palatino Linotype" w:hAnsi="Palatino Linotype"/>
            <w:sz w:val="22"/>
            <w:szCs w:val="22"/>
          </w:rPr>
          <w:t xml:space="preserve">Afiftha Ravi Aufa </w:t>
        </w:r>
        <w:del w:id="1" w:author="Author">
          <w:r w:rsidRPr="009E4550">
            <w:rPr>
              <w:rFonts w:ascii="Palatino Linotype" w:hAnsi="Palatino Linotype"/>
              <w:sz w:val="22"/>
              <w:szCs w:val="22"/>
              <w:vertAlign w:val="superscript"/>
            </w:rPr>
            <w:delText>3</w:delText>
          </w:r>
        </w:del>
        <w:r>
          <w:rPr>
            <w:rFonts w:ascii="Palatino Linotype" w:hAnsi="Palatino Linotype"/>
            <w:sz w:val="22"/>
            <w:szCs w:val="22"/>
          </w:rPr>
          <w:t>Yubiharto</w:t>
        </w:r>
        <w:r w:rsidRPr="009E4550">
          <w:rPr>
            <w:rFonts w:ascii="Palatino Linotype" w:hAnsi="Palatino Linotype"/>
            <w:sz w:val="22"/>
            <w:szCs w:val="22"/>
            <w:vertAlign w:val="superscript"/>
          </w:rPr>
          <w:t xml:space="preserve">3 </w:t>
        </w:r>
      </w:ins>
    </w:p>
    <w:p w14:paraId="7286318C" w14:textId="77777777" w:rsidR="00952BD6" w:rsidRDefault="00952BD6" w:rsidP="00952BD6">
      <w:pPr>
        <w:pStyle w:val="INSTANSI"/>
        <w:rPr>
          <w:rFonts w:ascii="Palatino Linotype" w:hAnsi="Palatino Linotype"/>
        </w:rPr>
      </w:pPr>
      <w:r>
        <w:rPr>
          <w:rFonts w:ascii="Palatino Linotype" w:hAnsi="Palatino Linotype"/>
          <w:vertAlign w:val="superscript"/>
        </w:rPr>
        <w:t>1,2,3</w:t>
      </w:r>
      <w:r>
        <w:rPr>
          <w:rFonts w:ascii="Palatino Linotype" w:hAnsi="Palatino Linotype"/>
        </w:rPr>
        <w:t>Informatics, Universitas Jenderal Soedirman, Indonesia</w:t>
      </w:r>
    </w:p>
    <w:p w14:paraId="2127AEE3" w14:textId="77777777" w:rsidR="00952BD6" w:rsidRDefault="00952BD6" w:rsidP="00952BD6">
      <w:pPr>
        <w:pStyle w:val="INSTANSI"/>
        <w:rPr>
          <w:rFonts w:ascii="Palatino Linotype" w:hAnsi="Palatino Linotype"/>
        </w:rPr>
      </w:pPr>
      <w:r>
        <w:rPr>
          <w:rFonts w:ascii="Palatino Linotype" w:hAnsi="Palatino Linotype"/>
          <w:vertAlign w:val="superscript"/>
        </w:rPr>
        <w:t>1</w:t>
      </w:r>
      <w:r>
        <w:rPr>
          <w:rFonts w:ascii="Palatino Linotype" w:hAnsi="Palatino Linotype"/>
        </w:rPr>
        <w:t xml:space="preserve">H1D022069_Rafli Hudanul Sidiq, </w:t>
      </w:r>
      <w:r w:rsidRPr="55685742">
        <w:rPr>
          <w:rFonts w:ascii="Palatino Linotype" w:hAnsi="Palatino Linotype"/>
          <w:vertAlign w:val="superscript"/>
        </w:rPr>
        <w:t>2</w:t>
      </w:r>
      <w:r>
        <w:rPr>
          <w:rFonts w:ascii="Palatino Linotype" w:hAnsi="Palatino Linotype"/>
        </w:rPr>
        <w:t>H1D022090</w:t>
      </w:r>
      <w:r w:rsidRPr="55685742">
        <w:rPr>
          <w:rFonts w:ascii="Palatino Linotype" w:hAnsi="Palatino Linotype"/>
        </w:rPr>
        <w:t>_</w:t>
      </w:r>
      <w:r>
        <w:rPr>
          <w:rFonts w:ascii="Palatino Linotype" w:hAnsi="Palatino Linotype"/>
        </w:rPr>
        <w:t>Azzam Dicky Umar Widadi</w:t>
      </w:r>
      <w:r w:rsidRPr="7054C8E8">
        <w:rPr>
          <w:rFonts w:ascii="Palatino Linotype" w:hAnsi="Palatino Linotype"/>
        </w:rPr>
        <w:t>,</w:t>
      </w:r>
      <w:r>
        <w:rPr>
          <w:rFonts w:ascii="Palatino Linotype" w:hAnsi="Palatino Linotype"/>
        </w:rPr>
        <w:t xml:space="preserve"> </w:t>
      </w:r>
      <w:r w:rsidRPr="466D6447">
        <w:rPr>
          <w:rFonts w:ascii="Palatino Linotype" w:hAnsi="Palatino Linotype"/>
          <w:vertAlign w:val="superscript"/>
        </w:rPr>
        <w:t>3</w:t>
      </w:r>
      <w:r>
        <w:rPr>
          <w:rFonts w:ascii="Palatino Linotype" w:hAnsi="Palatino Linotype"/>
        </w:rPr>
        <w:t>H1D022095_Afiftha Ravi Aufa Yubiharto</w:t>
      </w:r>
    </w:p>
    <w:p w14:paraId="0A6D0B04" w14:textId="77777777" w:rsidR="00952BD6" w:rsidRPr="005570C2" w:rsidRDefault="00952BD6" w:rsidP="00952BD6">
      <w:pPr>
        <w:pStyle w:val="INSTANSI"/>
        <w:rPr>
          <w:rFonts w:ascii="Palatino Linotype" w:hAnsi="Palatino Linotype"/>
          <w:color w:val="FF0000"/>
        </w:rPr>
      </w:pPr>
    </w:p>
    <w:p w14:paraId="144C560C" w14:textId="77777777" w:rsidR="00952BD6" w:rsidRDefault="00952BD6" w:rsidP="00952BD6">
      <w:pPr>
        <w:pStyle w:val="EMAILAUTHOR"/>
        <w:rPr>
          <w:rFonts w:ascii="Palatino Linotype" w:hAnsi="Palatino Linotype"/>
          <w:lang w:val="id-ID"/>
        </w:rPr>
      </w:pPr>
      <w:r w:rsidRPr="00370E57">
        <w:rPr>
          <w:rFonts w:ascii="Palatino Linotype" w:hAnsi="Palatino Linotype"/>
          <w:lang w:val="id-ID"/>
        </w:rPr>
        <w:t xml:space="preserve">Email: </w:t>
      </w:r>
      <w:ins w:id="2" w:author="Author">
        <w:r w:rsidRPr="00370E57">
          <w:rPr>
            <w:rFonts w:ascii="Palatino Linotype" w:hAnsi="Palatino Linotype"/>
            <w:vertAlign w:val="superscript"/>
            <w:lang w:val="id-ID"/>
          </w:rPr>
          <w:t>1</w:t>
        </w:r>
        <w:r>
          <w:rPr>
            <w:rFonts w:ascii="Palatino Linotype" w:hAnsi="Palatino Linotype"/>
          </w:rPr>
          <w:t>rafli.sidiq</w:t>
        </w:r>
        <w:r w:rsidRPr="00370E57">
          <w:rPr>
            <w:rFonts w:ascii="Palatino Linotype" w:hAnsi="Palatino Linotype"/>
            <w:lang w:val="id-ID"/>
          </w:rPr>
          <w:t>@</w:t>
        </w:r>
        <w:r>
          <w:rPr>
            <w:rFonts w:ascii="Palatino Linotype" w:hAnsi="Palatino Linotype"/>
            <w:lang w:val="id-ID"/>
          </w:rPr>
          <w:t>mhs.unsoed</w:t>
        </w:r>
        <w:r w:rsidRPr="00370E57">
          <w:rPr>
            <w:rFonts w:ascii="Palatino Linotype" w:hAnsi="Palatino Linotype"/>
            <w:lang w:val="id-ID"/>
          </w:rPr>
          <w:t xml:space="preserve">.ac.id, </w:t>
        </w:r>
        <w:r w:rsidRPr="6461A795">
          <w:rPr>
            <w:rFonts w:ascii="Palatino Linotype" w:hAnsi="Palatino Linotype"/>
            <w:vertAlign w:val="superscript"/>
            <w:lang w:val="id-ID"/>
          </w:rPr>
          <w:t>2</w:t>
        </w:r>
        <w:r>
          <w:rPr>
            <w:rFonts w:ascii="Palatino Linotype" w:hAnsi="Palatino Linotype"/>
          </w:rPr>
          <w:t>azzam</w:t>
        </w:r>
        <w:r w:rsidRPr="6461A795">
          <w:rPr>
            <w:rFonts w:ascii="Palatino Linotype" w:hAnsi="Palatino Linotype"/>
          </w:rPr>
          <w:t>.</w:t>
        </w:r>
        <w:r>
          <w:rPr>
            <w:rFonts w:ascii="Palatino Linotype" w:hAnsi="Palatino Linotype"/>
          </w:rPr>
          <w:t>widadi</w:t>
        </w:r>
      </w:ins>
      <w:r w:rsidRPr="00370E57">
        <w:rPr>
          <w:rFonts w:ascii="Palatino Linotype" w:hAnsi="Palatino Linotype"/>
          <w:lang w:val="id-ID"/>
        </w:rPr>
        <w:t>@</w:t>
      </w:r>
      <w:r w:rsidRPr="2E0EB07C">
        <w:rPr>
          <w:rFonts w:ascii="Palatino Linotype" w:hAnsi="Palatino Linotype"/>
          <w:lang w:val="id-ID"/>
        </w:rPr>
        <w:t>mhs.unsoed</w:t>
      </w:r>
      <w:r w:rsidRPr="00370E57">
        <w:rPr>
          <w:rFonts w:ascii="Palatino Linotype" w:hAnsi="Palatino Linotype"/>
          <w:lang w:val="id-ID"/>
        </w:rPr>
        <w:t xml:space="preserve">.ac.id, </w:t>
      </w:r>
      <w:r w:rsidRPr="7C34CADA">
        <w:rPr>
          <w:rFonts w:ascii="Palatino Linotype" w:hAnsi="Palatino Linotype"/>
          <w:vertAlign w:val="superscript"/>
        </w:rPr>
        <w:t>3</w:t>
      </w:r>
      <w:r w:rsidRPr="7C34CADA">
        <w:rPr>
          <w:rFonts w:ascii="Palatino Linotype" w:hAnsi="Palatino Linotype"/>
        </w:rPr>
        <w:t>afiftha.yubiharto</w:t>
      </w:r>
      <w:r w:rsidRPr="7C34CADA">
        <w:rPr>
          <w:rFonts w:ascii="Palatino Linotype" w:hAnsi="Palatino Linotype"/>
          <w:lang w:val="id-ID"/>
        </w:rPr>
        <w:t>@mhs.unsoed</w:t>
      </w:r>
      <w:r w:rsidRPr="00370E57">
        <w:rPr>
          <w:rFonts w:ascii="Palatino Linotype" w:hAnsi="Palatino Linotype"/>
          <w:lang w:val="id-ID"/>
        </w:rPr>
        <w:t>.ac.id</w:t>
      </w:r>
    </w:p>
    <w:p w14:paraId="4F8DC9AC" w14:textId="77777777" w:rsidR="00952BD6" w:rsidRPr="00AC55B9" w:rsidRDefault="00952BD6" w:rsidP="00952BD6">
      <w:pPr>
        <w:pStyle w:val="ABSTRAKTITLE"/>
        <w:spacing w:before="0" w:after="0"/>
        <w:rPr>
          <w:rFonts w:ascii="Palatino Linotype" w:hAnsi="Palatino Linotype"/>
          <w:b w:val="0"/>
        </w:rPr>
      </w:pPr>
      <w:r w:rsidRPr="000F7960">
        <w:rPr>
          <w:rFonts w:ascii="Palatino Linotype" w:hAnsi="Palatino Linotype"/>
          <w:b w:val="0"/>
        </w:rPr>
        <w:t>Received</w:t>
      </w:r>
      <w:r>
        <w:rPr>
          <w:rFonts w:ascii="Palatino Linotype" w:hAnsi="Palatino Linotype"/>
          <w:b w:val="0"/>
        </w:rPr>
        <w:t xml:space="preserve">: </w:t>
      </w:r>
      <w:r w:rsidRPr="000F7960">
        <w:rPr>
          <w:rFonts w:ascii="Palatino Linotype" w:hAnsi="Palatino Linotype"/>
          <w:b w:val="0"/>
        </w:rPr>
        <w:t>Jun 9, 2024</w:t>
      </w:r>
      <w:r>
        <w:rPr>
          <w:rFonts w:ascii="Palatino Linotype" w:hAnsi="Palatino Linotype"/>
          <w:b w:val="0"/>
        </w:rPr>
        <w:t xml:space="preserve">; </w:t>
      </w:r>
      <w:r w:rsidRPr="000F7960">
        <w:rPr>
          <w:rFonts w:ascii="Palatino Linotype" w:hAnsi="Palatino Linotype"/>
          <w:b w:val="0"/>
        </w:rPr>
        <w:t>Revised</w:t>
      </w:r>
      <w:r>
        <w:rPr>
          <w:rFonts w:ascii="Palatino Linotype" w:hAnsi="Palatino Linotype"/>
          <w:b w:val="0"/>
        </w:rPr>
        <w:t>: Jun 9</w:t>
      </w:r>
      <w:r w:rsidRPr="000F7960">
        <w:rPr>
          <w:rFonts w:ascii="Palatino Linotype" w:hAnsi="Palatino Linotype"/>
          <w:b w:val="0"/>
        </w:rPr>
        <w:t>, 2024</w:t>
      </w:r>
      <w:r>
        <w:rPr>
          <w:rFonts w:ascii="Palatino Linotype" w:hAnsi="Palatino Linotype"/>
          <w:b w:val="0"/>
        </w:rPr>
        <w:t xml:space="preserve">; </w:t>
      </w:r>
      <w:r w:rsidRPr="000F7960">
        <w:rPr>
          <w:rFonts w:ascii="Palatino Linotype" w:hAnsi="Palatino Linotype"/>
          <w:b w:val="0"/>
        </w:rPr>
        <w:t>Accepted</w:t>
      </w:r>
      <w:r>
        <w:rPr>
          <w:rFonts w:ascii="Palatino Linotype" w:hAnsi="Palatino Linotype"/>
          <w:b w:val="0"/>
        </w:rPr>
        <w:t>: Jun 9</w:t>
      </w:r>
      <w:r w:rsidRPr="000F7960">
        <w:rPr>
          <w:rFonts w:ascii="Palatino Linotype" w:hAnsi="Palatino Linotype"/>
          <w:b w:val="0"/>
        </w:rPr>
        <w:t>, 2024</w:t>
      </w:r>
      <w:r>
        <w:rPr>
          <w:rFonts w:ascii="Palatino Linotype" w:hAnsi="Palatino Linotype"/>
          <w:b w:val="0"/>
        </w:rPr>
        <w:t xml:space="preserve">; </w:t>
      </w:r>
      <w:r w:rsidRPr="000F7960">
        <w:rPr>
          <w:rFonts w:ascii="Palatino Linotype" w:hAnsi="Palatino Linotype"/>
          <w:b w:val="0"/>
        </w:rPr>
        <w:t>Published</w:t>
      </w:r>
      <w:r>
        <w:rPr>
          <w:rFonts w:ascii="Palatino Linotype" w:hAnsi="Palatino Linotype"/>
          <w:b w:val="0"/>
        </w:rPr>
        <w:t>: Jun 9</w:t>
      </w:r>
      <w:r w:rsidRPr="000F7960">
        <w:rPr>
          <w:rFonts w:ascii="Palatino Linotype" w:hAnsi="Palatino Linotype"/>
          <w:b w:val="0"/>
        </w:rPr>
        <w:t>, 2024</w:t>
      </w:r>
    </w:p>
    <w:p w14:paraId="0D7EB7FC" w14:textId="77777777" w:rsidR="00952BD6" w:rsidRPr="009E4550" w:rsidRDefault="00952BD6" w:rsidP="00952BD6">
      <w:pPr>
        <w:pStyle w:val="ABSTRAKTITLE"/>
        <w:rPr>
          <w:rFonts w:ascii="Palatino Linotype" w:hAnsi="Palatino Linotype"/>
          <w:sz w:val="22"/>
          <w:szCs w:val="22"/>
          <w:lang w:val="en-GB"/>
        </w:rPr>
      </w:pPr>
      <w:r w:rsidRPr="000F7960">
        <w:rPr>
          <w:rFonts w:ascii="Palatino Linotype" w:hAnsi="Palatino Linotype"/>
          <w:bCs/>
          <w:noProof/>
          <w:sz w:val="22"/>
          <w:szCs w:val="22"/>
          <w:lang w:val="en-IN"/>
        </w:rPr>
        <mc:AlternateContent>
          <mc:Choice Requires="wps">
            <w:drawing>
              <wp:anchor distT="0" distB="0" distL="114300" distR="114300" simplePos="0" relativeHeight="251657728" behindDoc="0" locked="0" layoutInCell="1" allowOverlap="1" wp14:anchorId="23866F9B" wp14:editId="77744CC5">
                <wp:simplePos x="0" y="0"/>
                <wp:positionH relativeFrom="column">
                  <wp:posOffset>-105443</wp:posOffset>
                </wp:positionH>
                <wp:positionV relativeFrom="paragraph">
                  <wp:posOffset>300990</wp:posOffset>
                </wp:positionV>
                <wp:extent cx="5952490" cy="0"/>
                <wp:effectExtent l="0" t="0" r="0" b="0"/>
                <wp:wrapNone/>
                <wp:docPr id="63483425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524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AEE650" id="_x0000_t32" coordsize="21600,21600" o:spt="32" o:oned="t" path="m,l21600,21600e" filled="f">
                <v:path arrowok="t" fillok="f" o:connecttype="none"/>
                <o:lock v:ext="edit" shapetype="t"/>
              </v:shapetype>
              <v:shape id="Straight Arrow Connector 2" o:spid="_x0000_s1026" type="#_x0000_t32" style="position:absolute;margin-left:-8.3pt;margin-top:23.7pt;width:468.7pt;height:0;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" strokeweight="1.5pt"/>
            </w:pict>
          </mc:Fallback>
        </mc:AlternateContent>
      </w:r>
      <w:r w:rsidRPr="000F7960">
        <w:rPr>
          <w:rFonts w:ascii="Palatino Linotype" w:hAnsi="Palatino Linotype"/>
          <w:sz w:val="22"/>
          <w:szCs w:val="22"/>
          <w:lang w:val="en-GB"/>
        </w:rPr>
        <w:t>Abstra</w:t>
      </w:r>
      <w:r>
        <w:rPr>
          <w:rFonts w:ascii="Palatino Linotype" w:hAnsi="Palatino Linotype"/>
          <w:sz w:val="22"/>
          <w:szCs w:val="22"/>
          <w:lang w:val="en-GB"/>
        </w:rPr>
        <w:t>k</w:t>
      </w:r>
    </w:p>
    <w:tbl>
      <w:tblPr>
        <w:tblStyle w:val="TableGrid"/>
        <w:tblW w:w="9503" w:type="dxa"/>
        <w:tblInd w:w="-28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03"/>
      </w:tblGrid>
      <w:tr w:rsidR="00952BD6" w14:paraId="39E50A8D" w14:textId="77777777" w:rsidTr="00021244">
        <w:trPr>
          <w:trHeight w:val="2076"/>
        </w:trPr>
        <w:tc>
          <w:tcPr>
            <w:tcW w:w="9503" w:type="dxa"/>
          </w:tcPr>
          <w:p w14:paraId="5164F29F" w14:textId="56F4C273" w:rsidR="00952BD6" w:rsidRPr="00AD79AE" w:rsidRDefault="00AD79AE" w:rsidP="00021244">
            <w:pPr>
              <w:pStyle w:val="ABSTRAKTITLE"/>
              <w:spacing w:before="0" w:after="0"/>
              <w:jc w:val="both"/>
              <w:rPr>
                <w:rFonts w:ascii="Palatino Linotype" w:hAnsi="Palatino Linotype"/>
                <w:b w:val="0"/>
                <w:lang w:val="en-IN"/>
              </w:rPr>
            </w:pPr>
            <w:r w:rsidRPr="00AD79AE">
              <w:rPr>
                <w:rFonts w:ascii="Palatino Linotype" w:hAnsi="Palatino Linotype"/>
                <w:b w:val="0"/>
                <w:lang w:val="en-IN"/>
              </w:rPr>
              <w:t xml:space="preserve">In the digital age, online shopping has become prevalent, with platforms like the Google Play Store enabling users to download and review mobile applications. This study aims to analyze the sentiment of user reviews for the Blibli application on the Google Play Store using the Naive Bayes Classifier, a simple yet effective algorithm for text classification tasks. A total of </w:t>
            </w:r>
            <w:r w:rsidR="00FA7B81" w:rsidRPr="00FA7B81">
              <w:rPr>
                <w:rFonts w:ascii="Palatino Linotype" w:hAnsi="Palatino Linotype"/>
                <w:b w:val="0"/>
                <w:highlight w:val="yellow"/>
                <w:lang w:val="en-IN"/>
              </w:rPr>
              <w:t>2500</w:t>
            </w:r>
            <w:r w:rsidRPr="00AD79AE">
              <w:rPr>
                <w:rFonts w:ascii="Palatino Linotype" w:hAnsi="Palatino Linotype"/>
                <w:b w:val="0"/>
                <w:lang w:val="en-IN"/>
              </w:rPr>
              <w:t xml:space="preserve"> recent reviews were scraped using Google Colaboratory and the Python programming language. Data preprocessing steps included cleaning, stopword removal, tokenization, and stemming, followed by addressing class imbalance using the Synthetic Minority Over-sampling Technique (SMOTE). The dataset was divided into training and testing sets in an 80:20 ratio. The Naive Bayes algorithm </w:t>
            </w:r>
            <w:r w:rsidR="00402447" w:rsidRPr="00402447">
              <w:rPr>
                <w:rFonts w:ascii="Palatino Linotype" w:hAnsi="Palatino Linotype"/>
                <w:b w:val="0"/>
                <w:highlight w:val="yellow"/>
                <w:lang w:val="en-IN"/>
              </w:rPr>
              <w:t>with SMOTE</w:t>
            </w:r>
            <w:r w:rsidR="00402447">
              <w:rPr>
                <w:rFonts w:ascii="Palatino Linotype" w:hAnsi="Palatino Linotype"/>
                <w:b w:val="0"/>
                <w:lang w:val="en-IN"/>
              </w:rPr>
              <w:t xml:space="preserve"> </w:t>
            </w:r>
            <w:r w:rsidRPr="00AD79AE">
              <w:rPr>
                <w:rFonts w:ascii="Palatino Linotype" w:hAnsi="Palatino Linotype"/>
                <w:b w:val="0"/>
                <w:lang w:val="en-IN"/>
              </w:rPr>
              <w:t xml:space="preserve">was employed for sentiment classification, yielding an </w:t>
            </w:r>
            <w:r w:rsidRPr="00395F17">
              <w:rPr>
                <w:rFonts w:ascii="Palatino Linotype" w:hAnsi="Palatino Linotype"/>
                <w:b w:val="0"/>
                <w:highlight w:val="yellow"/>
                <w:lang w:val="en-IN"/>
              </w:rPr>
              <w:t xml:space="preserve">accuracy of </w:t>
            </w:r>
            <w:r w:rsidR="00395F17" w:rsidRPr="00395F17">
              <w:rPr>
                <w:rFonts w:ascii="Palatino Linotype" w:hAnsi="Palatino Linotype"/>
                <w:b w:val="0"/>
                <w:highlight w:val="yellow"/>
                <w:lang w:val="en-IN"/>
              </w:rPr>
              <w:t>90</w:t>
            </w:r>
            <w:r w:rsidRPr="00395F17">
              <w:rPr>
                <w:rFonts w:ascii="Palatino Linotype" w:hAnsi="Palatino Linotype"/>
                <w:b w:val="0"/>
                <w:highlight w:val="yellow"/>
                <w:lang w:val="en-IN"/>
              </w:rPr>
              <w:t xml:space="preserve">%, precision of </w:t>
            </w:r>
            <w:r w:rsidR="00395F17" w:rsidRPr="00395F17">
              <w:rPr>
                <w:rFonts w:ascii="Palatino Linotype" w:hAnsi="Palatino Linotype"/>
                <w:b w:val="0"/>
                <w:highlight w:val="yellow"/>
                <w:lang w:val="en-IN"/>
              </w:rPr>
              <w:t>90</w:t>
            </w:r>
            <w:r w:rsidRPr="00395F17">
              <w:rPr>
                <w:rFonts w:ascii="Palatino Linotype" w:hAnsi="Palatino Linotype"/>
                <w:b w:val="0"/>
                <w:highlight w:val="yellow"/>
                <w:lang w:val="en-IN"/>
              </w:rPr>
              <w:t>%, recall of 92%, and an F1-score of 9</w:t>
            </w:r>
            <w:r w:rsidR="00395F17" w:rsidRPr="00395F17">
              <w:rPr>
                <w:rFonts w:ascii="Palatino Linotype" w:hAnsi="Palatino Linotype"/>
                <w:b w:val="0"/>
                <w:highlight w:val="yellow"/>
                <w:lang w:val="en-IN"/>
              </w:rPr>
              <w:t>1</w:t>
            </w:r>
            <w:r w:rsidRPr="00395F17">
              <w:rPr>
                <w:rFonts w:ascii="Palatino Linotype" w:hAnsi="Palatino Linotype"/>
                <w:b w:val="0"/>
                <w:highlight w:val="yellow"/>
                <w:lang w:val="en-IN"/>
              </w:rPr>
              <w:t>%.</w:t>
            </w:r>
            <w:r w:rsidRPr="00AD79AE">
              <w:rPr>
                <w:rFonts w:ascii="Palatino Linotype" w:hAnsi="Palatino Linotype"/>
                <w:b w:val="0"/>
                <w:lang w:val="en-IN"/>
              </w:rPr>
              <w:t xml:space="preserve"> These results demonstrate the model's reliability in distinguishing between positive and negative sentiments, with a slight bias towards positive sentiments. Additionally, word cloud visualizations were generated to highlight frequently occurring words in both positive and negative reviews. The findings provide valuable insights for Blibli application developers and stakeholders, aiding in the assessment of user satisfaction and identification of areas for improvement. This research underscores the efficacy of the Naive Bayes Classifier in sentiment analysis and the utility of Google Colaboratory for data processing tasks.</w:t>
            </w:r>
            <w:r w:rsidR="00952BD6" w:rsidRPr="00AD79AE">
              <w:rPr>
                <w:rFonts w:ascii="Palatino Linotype" w:hAnsi="Palatino Linotype"/>
                <w:b w:val="0"/>
                <w:lang w:val="en-IN"/>
              </w:rPr>
              <w:t xml:space="preserve"> </w:t>
            </w:r>
          </w:p>
          <w:p w14:paraId="28BCA0D2" w14:textId="77777777" w:rsidR="00952BD6" w:rsidRDefault="00952BD6" w:rsidP="00021244">
            <w:pPr>
              <w:pStyle w:val="ABSTRAKTITLE"/>
              <w:spacing w:before="0" w:after="0"/>
              <w:jc w:val="both"/>
              <w:rPr>
                <w:rFonts w:ascii="Palatino Linotype" w:hAnsi="Palatino Linotype"/>
                <w:b w:val="0"/>
                <w:lang w:val="en-IN"/>
              </w:rPr>
            </w:pPr>
          </w:p>
          <w:p w14:paraId="677250B5" w14:textId="3A8B1483" w:rsidR="00952BD6" w:rsidRDefault="00952BD6" w:rsidP="00021244">
            <w:pPr>
              <w:pStyle w:val="ABSTRAKTITLE"/>
              <w:spacing w:before="0" w:after="0"/>
              <w:jc w:val="both"/>
              <w:rPr>
                <w:rFonts w:ascii="Palatino Linotype" w:hAnsi="Palatino Linotype"/>
                <w:b w:val="0"/>
                <w:i/>
              </w:rPr>
            </w:pPr>
            <w:r>
              <w:rPr>
                <w:rFonts w:ascii="Palatino Linotype" w:hAnsi="Palatino Linotype"/>
                <w:bCs/>
                <w:i/>
                <w:sz w:val="22"/>
                <w:szCs w:val="22"/>
              </w:rPr>
              <w:t>Keywords</w:t>
            </w:r>
            <w:r w:rsidRPr="000F7960">
              <w:rPr>
                <w:rFonts w:ascii="Palatino Linotype" w:hAnsi="Palatino Linotype"/>
                <w:bCs/>
                <w:i/>
                <w:sz w:val="22"/>
                <w:szCs w:val="22"/>
              </w:rPr>
              <w:t>:</w:t>
            </w:r>
            <w:r>
              <w:rPr>
                <w:rFonts w:ascii="Palatino Linotype" w:hAnsi="Palatino Linotype"/>
                <w:bCs/>
                <w:i/>
                <w:sz w:val="22"/>
                <w:szCs w:val="22"/>
              </w:rPr>
              <w:t xml:space="preserve"> </w:t>
            </w:r>
            <w:r w:rsidR="00A14F97" w:rsidRPr="00A14F97">
              <w:rPr>
                <w:rFonts w:ascii="Palatino Linotype" w:hAnsi="Palatino Linotype"/>
                <w:b w:val="0"/>
                <w:i/>
              </w:rPr>
              <w:t>Analysis Sentiment, Blibli, Google Play Store, Naive Bayes, Python, SMOTE</w:t>
            </w:r>
          </w:p>
          <w:p w14:paraId="278F2757" w14:textId="77777777" w:rsidR="00952BD6" w:rsidRPr="00510454" w:rsidRDefault="00952BD6" w:rsidP="00021244">
            <w:pPr>
              <w:pStyle w:val="ABSTRAKTITLE"/>
              <w:spacing w:before="0" w:after="0"/>
              <w:jc w:val="left"/>
              <w:rPr>
                <w:rFonts w:ascii="Palatino Linotype" w:hAnsi="Palatino Linotype"/>
                <w:bCs/>
                <w:i/>
                <w:sz w:val="22"/>
                <w:szCs w:val="22"/>
              </w:rPr>
            </w:pPr>
          </w:p>
        </w:tc>
      </w:tr>
      <w:tr w:rsidR="00952BD6" w14:paraId="6BB93894" w14:textId="77777777" w:rsidTr="00021244">
        <w:tc>
          <w:tcPr>
            <w:tcW w:w="9503" w:type="dxa"/>
            <w:vAlign w:val="bottom"/>
          </w:tcPr>
          <w:p w14:paraId="22D283D0" w14:textId="77777777" w:rsidR="00952BD6" w:rsidRDefault="00952BD6" w:rsidP="00021244">
            <w:pPr>
              <w:pStyle w:val="ABSTRAKTITLE"/>
              <w:spacing w:before="0" w:after="0"/>
              <w:jc w:val="right"/>
              <w:rPr>
                <w:rFonts w:ascii="Palatino Linotype" w:hAnsi="Palatino Linotype"/>
                <w:bCs/>
                <w:lang w:val="en-IN"/>
              </w:rPr>
            </w:pPr>
          </w:p>
          <w:p w14:paraId="01178C12" w14:textId="77777777" w:rsidR="00952BD6" w:rsidRDefault="00952BD6" w:rsidP="00021244">
            <w:pPr>
              <w:pStyle w:val="ABSTRAKTITLE"/>
              <w:spacing w:before="0" w:after="0"/>
              <w:jc w:val="right"/>
              <w:rPr>
                <w:rFonts w:ascii="Palatino Linotype" w:hAnsi="Palatino Linotype"/>
                <w:bCs/>
                <w:lang w:val="en-IN"/>
              </w:rPr>
            </w:pPr>
            <w:r w:rsidRPr="00BC75BD">
              <w:rPr>
                <w:rFonts w:ascii="Palatino Linotype" w:hAnsi="Palatino Linotype"/>
                <w:bCs/>
                <w:lang w:val="en-IN"/>
              </w:rPr>
              <w:t xml:space="preserve">This work is </w:t>
            </w:r>
            <w:r>
              <w:rPr>
                <w:rFonts w:ascii="Palatino Linotype" w:hAnsi="Palatino Linotype"/>
                <w:bCs/>
                <w:lang w:val="en-IN"/>
              </w:rPr>
              <w:t xml:space="preserve">an open access article and </w:t>
            </w:r>
            <w:r w:rsidRPr="00BC75BD">
              <w:rPr>
                <w:rFonts w:ascii="Palatino Linotype" w:hAnsi="Palatino Linotype"/>
                <w:bCs/>
                <w:lang w:val="en-IN"/>
              </w:rPr>
              <w:t>licensed under a</w:t>
            </w:r>
            <w:r>
              <w:rPr>
                <w:rFonts w:ascii="Palatino Linotype" w:hAnsi="Palatino Linotype"/>
                <w:bCs/>
                <w:lang w:val="en-IN"/>
              </w:rPr>
              <w:t xml:space="preserve"> </w:t>
            </w:r>
            <w:r w:rsidRPr="00BC75BD">
              <w:rPr>
                <w:rFonts w:ascii="Palatino Linotype" w:hAnsi="Palatino Linotype"/>
                <w:bCs/>
                <w:lang w:val="en-IN"/>
              </w:rPr>
              <w:t>Creative Commons Attribution-Non</w:t>
            </w:r>
            <w:r>
              <w:rPr>
                <w:rFonts w:ascii="Palatino Linotype" w:hAnsi="Palatino Linotype"/>
                <w:bCs/>
                <w:lang w:val="en-IN"/>
              </w:rPr>
              <w:t xml:space="preserve"> </w:t>
            </w:r>
            <w:r w:rsidRPr="00BC75BD">
              <w:rPr>
                <w:rFonts w:ascii="Palatino Linotype" w:hAnsi="Palatino Linotype"/>
                <w:bCs/>
                <w:lang w:val="en-IN"/>
              </w:rPr>
              <w:t>Commercial 4.0 International License</w:t>
            </w:r>
          </w:p>
          <w:p w14:paraId="7F654948" w14:textId="77777777" w:rsidR="00952BD6" w:rsidRDefault="00952BD6" w:rsidP="00021244">
            <w:pPr>
              <w:pStyle w:val="ABSTRAKTITLE"/>
              <w:spacing w:before="0" w:after="0"/>
              <w:jc w:val="right"/>
              <w:rPr>
                <w:rFonts w:ascii="Palatino Linotype" w:hAnsi="Palatino Linotype"/>
                <w:bCs/>
                <w:lang w:val="en-IN"/>
              </w:rPr>
            </w:pPr>
            <w:r w:rsidRPr="00940E53">
              <w:rPr>
                <w:rFonts w:ascii="Palatino Linotype" w:hAnsi="Palatino Linotype"/>
                <w:noProof/>
              </w:rPr>
              <w:drawing>
                <wp:inline distT="0" distB="0" distL="0" distR="0" wp14:anchorId="43B21C00" wp14:editId="22E8FE59">
                  <wp:extent cx="685800" cy="236220"/>
                  <wp:effectExtent l="0" t="0" r="0" b="0"/>
                  <wp:docPr id="1291260595" name="Picture 129126059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98099" name="Picture 535498099">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 cy="236220"/>
                          </a:xfrm>
                          <a:prstGeom prst="rect">
                            <a:avLst/>
                          </a:prstGeom>
                          <a:noFill/>
                          <a:ln>
                            <a:noFill/>
                          </a:ln>
                        </pic:spPr>
                      </pic:pic>
                    </a:graphicData>
                  </a:graphic>
                </wp:inline>
              </w:drawing>
            </w:r>
            <w:r>
              <w:rPr>
                <w:rFonts w:ascii="Palatino Linotype" w:hAnsi="Palatino Linotype"/>
                <w:bCs/>
                <w:lang w:val="en-IN"/>
              </w:rPr>
              <w:t xml:space="preserve"> </w:t>
            </w:r>
          </w:p>
        </w:tc>
      </w:tr>
    </w:tbl>
    <w:p w14:paraId="3BBC8106" w14:textId="77777777" w:rsidR="00952BD6" w:rsidRPr="004E39BA" w:rsidRDefault="00952BD6" w:rsidP="00952BD6">
      <w:pPr>
        <w:pStyle w:val="ABSTRAKTITLE"/>
        <w:jc w:val="both"/>
        <w:rPr>
          <w:rFonts w:ascii="Palatino Linotype" w:hAnsi="Palatino Linotype"/>
          <w:bCs/>
          <w:lang w:val="en-IN"/>
        </w:rPr>
      </w:pPr>
      <w:r w:rsidRPr="00A23237">
        <w:rPr>
          <w:rFonts w:ascii="Palatino Linotype" w:hAnsi="Palatino Linotype"/>
          <w:bCs/>
          <w:noProof/>
          <w:lang w:val="en-IN"/>
        </w:rPr>
        <mc:AlternateContent>
          <mc:Choice Requires="wps">
            <w:drawing>
              <wp:anchor distT="0" distB="0" distL="114300" distR="114300" simplePos="0" relativeHeight="251658752" behindDoc="0" locked="0" layoutInCell="1" allowOverlap="1" wp14:anchorId="5F7267B5" wp14:editId="4301809E">
                <wp:simplePos x="0" y="0"/>
                <wp:positionH relativeFrom="column">
                  <wp:posOffset>-161290</wp:posOffset>
                </wp:positionH>
                <wp:positionV relativeFrom="paragraph">
                  <wp:posOffset>94673</wp:posOffset>
                </wp:positionV>
                <wp:extent cx="5952490" cy="0"/>
                <wp:effectExtent l="0" t="0" r="0" b="0"/>
                <wp:wrapNone/>
                <wp:docPr id="201304182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524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535C5" id="Straight Arrow Connector 1" o:spid="_x0000_s1026" type="#_x0000_t32" style="position:absolute;margin-left:-12.7pt;margin-top:7.45pt;width:468.7pt;height:0;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" strokeweight="1.5pt"/>
            </w:pict>
          </mc:Fallback>
        </mc:AlternateContent>
      </w:r>
    </w:p>
    <w:p w14:paraId="49AE9560" w14:textId="77777777" w:rsidR="00952BD6" w:rsidRPr="000F7960" w:rsidRDefault="00952BD6" w:rsidP="00952BD6">
      <w:pPr>
        <w:pStyle w:val="BODYPARAGRAP"/>
        <w:numPr>
          <w:ilvl w:val="0"/>
          <w:numId w:val="4"/>
        </w:numPr>
        <w:ind w:left="567" w:hanging="578"/>
        <w:rPr>
          <w:b/>
          <w:color w:val="auto"/>
        </w:rPr>
      </w:pPr>
      <w:r w:rsidRPr="000F7960">
        <w:rPr>
          <w:b/>
          <w:color w:val="auto"/>
        </w:rPr>
        <w:t>INTRODUCTION</w:t>
      </w:r>
    </w:p>
    <w:p w14:paraId="6104713F" w14:textId="77777777" w:rsidR="00581F8E" w:rsidRDefault="00581F8E" w:rsidP="00015254">
      <w:pPr>
        <w:pStyle w:val="BODYPARAGRAP"/>
        <w:ind w:firstLine="720"/>
        <w:rPr>
          <w:sz w:val="20"/>
          <w:szCs w:val="20"/>
          <w:lang w:val="en-ID"/>
        </w:rPr>
      </w:pPr>
      <w:r w:rsidRPr="008472A0">
        <w:rPr>
          <w:sz w:val="20"/>
          <w:szCs w:val="20"/>
          <w:lang w:val="en-ID"/>
        </w:rPr>
        <w:t>Shopping is one of the things that people do quite often. Goods purchased start from basic needs to goods for self-satisfaction. Currently, shopping is easy to do, namely by shopping online. This online shopping is very helpful for people in getting goods that are far from the location where they live. in online shopping there are also various attractive promotions so that people prefer to shop online compared to coming to the store directly. now online shopping platforms are diverse. these platforms can be easily downloaded such as the google play store.</w:t>
      </w:r>
    </w:p>
    <w:p w14:paraId="02795C00" w14:textId="38F21C8F" w:rsidR="00581F8E" w:rsidRPr="00AD34BD" w:rsidRDefault="00581F8E" w:rsidP="00015254">
      <w:pPr>
        <w:pStyle w:val="BODYPARAGRAP"/>
        <w:ind w:firstLine="720"/>
        <w:rPr>
          <w:sz w:val="20"/>
          <w:szCs w:val="20"/>
          <w:lang w:val="en-ID"/>
        </w:rPr>
      </w:pPr>
      <w:r w:rsidRPr="00B94A3F">
        <w:rPr>
          <w:sz w:val="20"/>
          <w:szCs w:val="20"/>
          <w:lang w:val="en-ID"/>
        </w:rPr>
        <w:t xml:space="preserve">In the ever-evolving digital age, mobile-based applications have become an integral part of everyday life. One of the largest platforms for mobile app distribution is the Google Play Store, which allows users to not only download apps, but also leave reviews and ratings. </w:t>
      </w:r>
      <w:r w:rsidRPr="008771B0">
        <w:rPr>
          <w:sz w:val="20"/>
          <w:szCs w:val="20"/>
          <w:lang w:val="en-ID"/>
        </w:rPr>
        <w:t xml:space="preserve">One of the features found </w:t>
      </w:r>
      <w:r w:rsidRPr="008771B0">
        <w:rPr>
          <w:sz w:val="20"/>
          <w:szCs w:val="20"/>
          <w:lang w:val="en-ID"/>
        </w:rPr>
        <w:lastRenderedPageBreak/>
        <w:t>in the</w:t>
      </w:r>
      <w:r>
        <w:rPr>
          <w:sz w:val="20"/>
          <w:szCs w:val="20"/>
          <w:lang w:val="en-ID"/>
        </w:rPr>
        <w:t xml:space="preserve"> </w:t>
      </w:r>
      <w:r w:rsidRPr="008771B0">
        <w:rPr>
          <w:sz w:val="20"/>
          <w:szCs w:val="20"/>
          <w:lang w:val="en-ID"/>
        </w:rPr>
        <w:t>Play Store is the rating and review feature where users of</w:t>
      </w:r>
      <w:r>
        <w:rPr>
          <w:sz w:val="20"/>
          <w:szCs w:val="20"/>
          <w:lang w:val="en-ID"/>
        </w:rPr>
        <w:t xml:space="preserve"> </w:t>
      </w:r>
      <w:r w:rsidRPr="008771B0">
        <w:rPr>
          <w:sz w:val="20"/>
          <w:szCs w:val="20"/>
          <w:lang w:val="en-ID"/>
        </w:rPr>
        <w:t>products from the Play Store can give their opinions on the</w:t>
      </w:r>
      <w:r>
        <w:rPr>
          <w:sz w:val="20"/>
          <w:szCs w:val="20"/>
          <w:lang w:val="en-ID"/>
        </w:rPr>
        <w:t xml:space="preserve"> </w:t>
      </w:r>
      <w:r w:rsidRPr="008771B0">
        <w:rPr>
          <w:sz w:val="20"/>
          <w:szCs w:val="20"/>
          <w:lang w:val="en-ID"/>
        </w:rPr>
        <w:t>products they have used</w:t>
      </w:r>
      <w:r>
        <w:rPr>
          <w:sz w:val="20"/>
          <w:szCs w:val="20"/>
          <w:lang w:val="en-ID"/>
        </w:rPr>
        <w:t xml:space="preserve"> </w:t>
      </w:r>
      <w:r w:rsidR="002461C2">
        <w:rPr>
          <w:sz w:val="20"/>
          <w:szCs w:val="20"/>
          <w:lang w:val="en-ID"/>
        </w:rPr>
        <w:fldChar w:fldCharType="begin" w:fldLock="1"/>
      </w:r>
      <w:r w:rsidR="00434341">
        <w:rPr>
          <w:sz w:val="20"/>
          <w:szCs w:val="20"/>
          <w:lang w:val="en-ID"/>
        </w:rPr>
        <w:instrText>ADDIN CSL_CITATION {"citationItems":[{"id":"ITEM-1","itemData":{"abstract":"E-commerce in Indonesia is growing very quickly every year. The Ministry of Communication and Information (KEMKOMINFO) stated that Indonesia is the 10th largest e-commerce growth country with score 78%. One of the effects from increasing number of internet users in Indonesia is the mushrooming of shopping activities through internet media. This causes internet users want everything that instant and easy. Knowing this, most business people use it to market their products, especially in the field of goods and services. As it grows, e-commerce becomes easier to use and download. One example of an e-commerce application that is in great demand is Shopee and can be downloaded via the Google Play Store. Google Play Store has a review feature which contains user comments about the downloaded apps. Sentiment analysis is carried out to extract information related to Shopee E-commerce. The Naïve Bayes Classifier algorithm is suitable for use in sentiment analysis because this algorithm is purposeful as a classification method into positive and negative categories. The data was used from November 2022 to January 2023. From a total of 4902 review data obtained, after going through preprocessing, translation and then classification, the total data is obtained that is 4849 review data. From the data obtained it is classified 2348 positive reviews, 1259 neutral reviews, and 1242 negative reviews. Based on the results of the naive Bayes classifier method and testing with the confusion matrix, an accuracy value of 79% has been obtainednprecision 77%, recall 86%, and f1-score 81% on positive sentiment with support 2127. For neutral sentiment with an accuracy value of 83%, precision 87%, and recall 85% with support 1209, while for negative sentiment is with an accuracy value of 78%, precision 64%, and recall 70% with support 1513. From this data it is obtained micro AVG values for precision 80%, recall 79%, f1-score 79%, and support 4849, then for weighted average for precision 79%, recall 79%, f1-score 79%, and support 4849.","author":[{"dropping-particle":"","family":"Rizkya","given":"Adilia Tri","non-dropping-particle":"","parse-names":false,"suffix":""},{"dropping-particle":"","family":"Rianto","given":"Rianto","non-dropping-particle":"","parse-names":false,"suffix":""},{"dropping-particle":"","family":"Gufroni","given":"Acep Irham","non-dropping-particle":"","parse-names":false,"suffix":""}],"container-title":"International Journal of Applied Information Systems and Informatics (JAISI)","id":"ITEM-1","issue":"1","issued":{"date-parts":[["2023"]]},"page":"31-37","title":"Implementation of the Naive Bayes Classifier for Sentiment Analysis of Shopee E-Commerce Application Review Data on the Google Play Store","type":"article-journal","volume":"1"},"uris":["http://www.mendeley.com/documents/?uuid=dad79802-8c20-4644-8bad-12ae2d07f6a7"]}],"mendeley":{"formattedCitation":"[1]","plainTextFormattedCitation":"[1]","previouslyFormattedCitation":"[1]"},"properties":{"noteIndex":0},"schema":"https://github.com/citation-style-language/schema/raw/master/csl-citation.json"}</w:instrText>
      </w:r>
      <w:r w:rsidR="002461C2">
        <w:rPr>
          <w:sz w:val="20"/>
          <w:szCs w:val="20"/>
          <w:lang w:val="en-ID"/>
        </w:rPr>
        <w:fldChar w:fldCharType="separate"/>
      </w:r>
      <w:r w:rsidR="002461C2" w:rsidRPr="002461C2">
        <w:rPr>
          <w:noProof/>
          <w:sz w:val="20"/>
          <w:szCs w:val="20"/>
          <w:lang w:val="en-ID"/>
        </w:rPr>
        <w:t>[1]</w:t>
      </w:r>
      <w:r w:rsidR="002461C2">
        <w:rPr>
          <w:sz w:val="20"/>
          <w:szCs w:val="20"/>
          <w:lang w:val="en-ID"/>
        </w:rPr>
        <w:fldChar w:fldCharType="end"/>
      </w:r>
      <w:r>
        <w:rPr>
          <w:sz w:val="20"/>
          <w:szCs w:val="20"/>
          <w:lang w:val="en-ID"/>
        </w:rPr>
        <w:t xml:space="preserve">. </w:t>
      </w:r>
      <w:r w:rsidRPr="00B94A3F">
        <w:rPr>
          <w:sz w:val="20"/>
          <w:szCs w:val="20"/>
          <w:lang w:val="en-ID"/>
        </w:rPr>
        <w:t xml:space="preserve">These user reviews are an invaluable source of information for app developers as they provide insights into user satisfaction, app performance, and suggestions for improvement. </w:t>
      </w:r>
      <w:r w:rsidR="00471EAC" w:rsidRPr="00471EAC">
        <w:rPr>
          <w:sz w:val="20"/>
          <w:szCs w:val="20"/>
          <w:lang w:val="en-ID"/>
        </w:rPr>
        <w:t>Business companies generally use it to detect sentiment in social data, gage brand reputation, and understand the customer and their needs</w:t>
      </w:r>
      <w:r w:rsidR="00471EAC">
        <w:rPr>
          <w:sz w:val="20"/>
          <w:szCs w:val="20"/>
          <w:lang w:val="en-ID"/>
        </w:rPr>
        <w:t xml:space="preserve"> </w:t>
      </w:r>
      <w:r w:rsidR="00C60E4B">
        <w:rPr>
          <w:sz w:val="20"/>
          <w:szCs w:val="20"/>
          <w:lang w:val="en-ID"/>
        </w:rPr>
        <w:fldChar w:fldCharType="begin" w:fldLock="1"/>
      </w:r>
      <w:r w:rsidR="00434341">
        <w:rPr>
          <w:sz w:val="20"/>
          <w:szCs w:val="20"/>
          <w:lang w:val="en-ID"/>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Engineering","id":"ITEM-1","issue":"October","issued":{"date-parts":[["2021"]]},"page":"202-207","publisher":"Elsevier B.V.","title":"Developing Turkish sentiment analysis models using machine learning and e-commerce data","type":"article-journal","volume":"2"},"uris":["http://www.mendeley.com/documents/?uuid=c334a2a6-1a1b-4805-9d82-6758fd17848c"]}],"mendeley":{"formattedCitation":"[2]","plainTextFormattedCitation":"[2]","previouslyFormattedCitation":"[2]"},"properties":{"noteIndex":0},"schema":"https://github.com/citation-style-language/schema/raw/master/csl-citation.json"}</w:instrText>
      </w:r>
      <w:r w:rsidR="00C60E4B">
        <w:rPr>
          <w:sz w:val="20"/>
          <w:szCs w:val="20"/>
          <w:lang w:val="en-ID"/>
        </w:rPr>
        <w:fldChar w:fldCharType="separate"/>
      </w:r>
      <w:r w:rsidR="00C60E4B" w:rsidRPr="00C60E4B">
        <w:rPr>
          <w:noProof/>
          <w:sz w:val="20"/>
          <w:szCs w:val="20"/>
          <w:lang w:val="en-ID"/>
        </w:rPr>
        <w:t>[2]</w:t>
      </w:r>
      <w:r w:rsidR="00C60E4B">
        <w:rPr>
          <w:sz w:val="20"/>
          <w:szCs w:val="20"/>
          <w:lang w:val="en-ID"/>
        </w:rPr>
        <w:fldChar w:fldCharType="end"/>
      </w:r>
      <w:r w:rsidR="00471EAC">
        <w:rPr>
          <w:sz w:val="20"/>
          <w:szCs w:val="20"/>
          <w:lang w:val="en-ID"/>
        </w:rPr>
        <w:t>.</w:t>
      </w:r>
      <w:r w:rsidRPr="00B94A3F">
        <w:rPr>
          <w:sz w:val="20"/>
          <w:szCs w:val="20"/>
          <w:lang w:val="en-ID"/>
        </w:rPr>
        <w:t xml:space="preserve"> </w:t>
      </w:r>
      <w:r w:rsidRPr="00B53FFD">
        <w:rPr>
          <w:sz w:val="20"/>
          <w:szCs w:val="20"/>
          <w:lang w:val="en-ID"/>
        </w:rPr>
        <w:t>Lots of users use various online resources to express their views and opinions</w:t>
      </w:r>
      <w:r>
        <w:rPr>
          <w:sz w:val="20"/>
          <w:szCs w:val="20"/>
          <w:lang w:val="en-ID"/>
        </w:rPr>
        <w:t xml:space="preserve"> </w:t>
      </w:r>
      <w:r w:rsidR="008A6A47">
        <w:rPr>
          <w:sz w:val="20"/>
          <w:szCs w:val="20"/>
          <w:lang w:val="en-ID"/>
        </w:rPr>
        <w:fldChar w:fldCharType="begin" w:fldLock="1"/>
      </w:r>
      <w:r w:rsidR="00434341">
        <w:rPr>
          <w:sz w:val="20"/>
          <w:szCs w:val="20"/>
          <w:lang w:val="en-ID"/>
        </w:rPr>
        <w:instrText>ADDIN CSL_CITATION {"citationItems":[{"id":"ITEM-1","itemData":{"DOI":"10.1007/s10462-022-10144-1","ISBN":"0123456789","ISSN":"15737462","abstract":"The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Review","id":"ITEM-1","issue":"7","issued":{"date-parts":[["2022"]]},"number-of-pages":"5731-5780","publisher":"Springer Netherlands","title":"A survey on sentiment analysis methods, applications, and challenges","type":"book","volume":"55"},"uris":["http://www.mendeley.com/documents/?uuid=de0f4c79-6746-4250-a454-34dfdd54a6c5"]}],"mendeley":{"formattedCitation":"[3]","plainTextFormattedCitation":"[3]","previouslyFormattedCitation":"[3]"},"properties":{"noteIndex":0},"schema":"https://github.com/citation-style-language/schema/raw/master/csl-citation.json"}</w:instrText>
      </w:r>
      <w:r w:rsidR="008A6A47">
        <w:rPr>
          <w:sz w:val="20"/>
          <w:szCs w:val="20"/>
          <w:lang w:val="en-ID"/>
        </w:rPr>
        <w:fldChar w:fldCharType="separate"/>
      </w:r>
      <w:r w:rsidR="00C60E4B" w:rsidRPr="00C60E4B">
        <w:rPr>
          <w:noProof/>
          <w:sz w:val="20"/>
          <w:szCs w:val="20"/>
          <w:lang w:val="en-ID"/>
        </w:rPr>
        <w:t>[3]</w:t>
      </w:r>
      <w:r w:rsidR="008A6A47">
        <w:rPr>
          <w:sz w:val="20"/>
          <w:szCs w:val="20"/>
          <w:lang w:val="en-ID"/>
        </w:rPr>
        <w:fldChar w:fldCharType="end"/>
      </w:r>
      <w:r w:rsidRPr="00B53FFD">
        <w:rPr>
          <w:sz w:val="20"/>
          <w:szCs w:val="20"/>
          <w:lang w:val="en-ID"/>
        </w:rPr>
        <w:t>.</w:t>
      </w:r>
      <w:r>
        <w:rPr>
          <w:sz w:val="20"/>
          <w:szCs w:val="20"/>
          <w:lang w:val="en-ID"/>
        </w:rPr>
        <w:t xml:space="preserve"> </w:t>
      </w:r>
      <w:r w:rsidRPr="00B94A3F">
        <w:rPr>
          <w:sz w:val="20"/>
          <w:szCs w:val="20"/>
          <w:lang w:val="en-ID"/>
        </w:rPr>
        <w:t xml:space="preserve">However, with such </w:t>
      </w:r>
      <w:r w:rsidRPr="28E51D43">
        <w:rPr>
          <w:sz w:val="20"/>
          <w:szCs w:val="20"/>
          <w:lang w:val="en-ID"/>
        </w:rPr>
        <w:t>many</w:t>
      </w:r>
      <w:r w:rsidRPr="00B94A3F">
        <w:rPr>
          <w:sz w:val="20"/>
          <w:szCs w:val="20"/>
          <w:lang w:val="en-ID"/>
        </w:rPr>
        <w:t xml:space="preserve"> reviews, manual analysis becomes an almost impossible task. Hence, an automated approach is required to analyze the sentiment of these reviews.</w:t>
      </w:r>
      <w:r w:rsidR="00A66EE3">
        <w:rPr>
          <w:sz w:val="20"/>
          <w:szCs w:val="20"/>
          <w:lang w:val="en-ID"/>
        </w:rPr>
        <w:t xml:space="preserve"> </w:t>
      </w:r>
      <w:r w:rsidR="00A66EE3" w:rsidRPr="00A66EE3">
        <w:rPr>
          <w:sz w:val="20"/>
          <w:szCs w:val="20"/>
          <w:lang w:val="en-ID"/>
        </w:rPr>
        <w:t>Analyzing the sentiment tendency of consumer evaluation can not only provide a reference for other consumers but also help businesses on e-commerce platforms to improve service quality and consumer satisfaction</w:t>
      </w:r>
      <w:r w:rsidR="00A66EE3">
        <w:rPr>
          <w:sz w:val="20"/>
          <w:szCs w:val="20"/>
          <w:lang w:val="en-ID"/>
        </w:rPr>
        <w:t xml:space="preserve"> </w:t>
      </w:r>
      <w:r w:rsidR="000975AD">
        <w:rPr>
          <w:sz w:val="20"/>
          <w:szCs w:val="20"/>
          <w:lang w:val="en-ID"/>
        </w:rPr>
        <w:fldChar w:fldCharType="begin" w:fldLock="1"/>
      </w:r>
      <w:r w:rsidR="00434341">
        <w:rPr>
          <w:sz w:val="20"/>
          <w:szCs w:val="20"/>
          <w:lang w:val="en-ID"/>
        </w:rPr>
        <w:instrText>ADDIN CSL_CITATION {"citationItems":[{"id":"ITEM-1","itemData":{"DOI":"10.1109/ACCESS.2020.2969854","ISSN":"21693536","abstract":"In recent years, with the rapid development of Internet technology, online shopping has become a mainstream way for users to purchase and consume. Sentiment analysis of a large number of user reviews on e-commerce platforms can effectively improve user satisfaction. This paper proposes a new sentiment analysis model-SLCABG, which is based on the sentiment lexicon and combines Convolutional Neural Network (CNN) and attention-based Bidirectional Gated Recurrent Unit (BiGRU). In terms of methods, the SLCABG model combines the advantages of sentiment lexicon and deep learning technology, and overcomes the shortcomings of existing sentiment analysis model of product reviews. The SLCABG model combines the advantages of the sentiment lexicon and deep learning techniques. First, the sentiment lexicon is used to enhance the sentiment features in the reviews. Then the CNN and the Gated Recurrent Unit (GRU) network are used to extract the main sentiment features and context features in the reviews and use the attention mechanism to weight. And finally classify the weighted sentiment features. In terms of data, this paper crawls and cleans the real book evaluation of dangdang.com, a famous Chinese e-commerce website, for training and testing, all of which are based on Chinese. The scale of the data has reached 100000 orders of magnitude, which can be widely used in the field of Chinese sentiment analysis. The experimental results show that the model can effectively improve the performance of text sentiment analysis.","author":[{"dropping-particle":"","family":"Yang","given":"Li","non-dropping-particle":"","parse-names":false,"suffix":""},{"dropping-particle":"","family":"Li","given":"Ying","non-dropping-particle":"","parse-names":false,"suffix":""},{"dropping-particle":"","family":"Wang","given":"Jin","non-dropping-particle":"","parse-names":false,"suffix":""},{"dropping-particle":"","family":"Sherratt","given":"R. Simon","non-dropping-particle":"","parse-names":false,"suffix":""}],"container-title":"IEEE Access","id":"ITEM-1","issued":{"date-parts":[["2020"]]},"page":"23522-23530","title":"Sentiment Analysis for E-Commerce Product Reviews in Chinese Based on Sentiment Lexicon and Deep Learning","type":"article-journal","volume":"8"},"uris":["http://www.mendeley.com/documents/?uuid=1232d3ba-c26f-4f47-84a7-76c3bb47f644"]}],"mendeley":{"formattedCitation":"[4]","plainTextFormattedCitation":"[4]","previouslyFormattedCitation":"[4]"},"properties":{"noteIndex":0},"schema":"https://github.com/citation-style-language/schema/raw/master/csl-citation.json"}</w:instrText>
      </w:r>
      <w:r w:rsidR="000975AD">
        <w:rPr>
          <w:sz w:val="20"/>
          <w:szCs w:val="20"/>
          <w:lang w:val="en-ID"/>
        </w:rPr>
        <w:fldChar w:fldCharType="separate"/>
      </w:r>
      <w:r w:rsidR="00C60E4B" w:rsidRPr="00C60E4B">
        <w:rPr>
          <w:noProof/>
          <w:sz w:val="20"/>
          <w:szCs w:val="20"/>
          <w:lang w:val="en-ID"/>
        </w:rPr>
        <w:t>[4]</w:t>
      </w:r>
      <w:r w:rsidR="000975AD">
        <w:rPr>
          <w:sz w:val="20"/>
          <w:szCs w:val="20"/>
          <w:lang w:val="en-ID"/>
        </w:rPr>
        <w:fldChar w:fldCharType="end"/>
      </w:r>
      <w:r w:rsidR="00A66EE3">
        <w:rPr>
          <w:sz w:val="20"/>
          <w:szCs w:val="20"/>
          <w:lang w:val="en-ID"/>
        </w:rPr>
        <w:t>.</w:t>
      </w:r>
      <w:r w:rsidRPr="00AD34BD">
        <w:rPr>
          <w:sz w:val="20"/>
          <w:szCs w:val="20"/>
          <w:lang w:val="en-ID"/>
        </w:rPr>
        <w:t xml:space="preserve"> </w:t>
      </w:r>
    </w:p>
    <w:p w14:paraId="04CB24E0" w14:textId="77777777" w:rsidR="00581F8E" w:rsidRPr="00AD34BD" w:rsidRDefault="00581F8E" w:rsidP="00015254">
      <w:pPr>
        <w:pStyle w:val="BODYPARAGRAP"/>
        <w:ind w:firstLine="720"/>
        <w:rPr>
          <w:sz w:val="20"/>
          <w:szCs w:val="20"/>
          <w:lang w:val="en-ID"/>
        </w:rPr>
      </w:pPr>
      <w:r w:rsidRPr="28A4EE0F">
        <w:rPr>
          <w:sz w:val="20"/>
          <w:szCs w:val="20"/>
          <w:lang w:val="en-ID"/>
        </w:rPr>
        <w:t>Sentiment analysis focuses on identifying and extracting opinions or sentiments from text. This technique is used to determine whether text is positive and negative. One of the popular algorithms used for sentiment analysis is the Naive Bayes Classifier. This algorithm is known for its simplicity and good performance in various text classification tasks.</w:t>
      </w:r>
    </w:p>
    <w:p w14:paraId="005253B0" w14:textId="07C18E7E" w:rsidR="00581F8E" w:rsidRDefault="00581F8E" w:rsidP="00015254">
      <w:pPr>
        <w:pStyle w:val="BODYPARAGRAP"/>
        <w:ind w:firstLine="720"/>
        <w:rPr>
          <w:sz w:val="20"/>
          <w:szCs w:val="20"/>
          <w:lang w:val="en-ID"/>
        </w:rPr>
      </w:pPr>
      <w:r w:rsidRPr="000B53F3">
        <w:rPr>
          <w:sz w:val="20"/>
          <w:szCs w:val="20"/>
          <w:lang w:val="en-ID"/>
        </w:rPr>
        <w:t>The Naïve Bayes method is a classification method in machine learning that excels in using training data samples toestimate parameters involved in the classification process rapidly, resulting in high accuracy</w:t>
      </w:r>
      <w:r>
        <w:rPr>
          <w:sz w:val="20"/>
          <w:szCs w:val="20"/>
          <w:lang w:val="en-ID"/>
        </w:rPr>
        <w:t xml:space="preserve"> </w:t>
      </w:r>
      <w:r w:rsidR="004B4AF7">
        <w:rPr>
          <w:sz w:val="20"/>
          <w:szCs w:val="20"/>
          <w:lang w:val="en-ID"/>
        </w:rPr>
        <w:fldChar w:fldCharType="begin" w:fldLock="1"/>
      </w:r>
      <w:r w:rsidR="00434341">
        <w:rPr>
          <w:sz w:val="20"/>
          <w:szCs w:val="20"/>
          <w:lang w:val="en-ID"/>
        </w:rPr>
        <w:instrText>ADDIN CSL_CITATION {"citationItems":[{"id":"ITEM-1","itemData":{"DOI":"10.35870/ijsecs.v3i3.1699","ISSN":"2776-4869","abstract":"With the significant growth of internet use in Indonesia, there has been a surge in online business activity. The convenience offered by online platforms is increasingly in demand because it allows consumers to shop without being bound by a certain time or location. Before making a purchase, consumers tend to look for information first through various sources such as reviews on blogs, Instagram, TikTok, or reviews on the YouTube platform which is integrated in the application. This research adopted a method that included planning, literature study, data collection, and data processing using a dataset from the Play Store application which was taken using the Python library with an initial amount of 5000 data. After a manual filtering process which involved removing slang words, eliminating duplications, and normalizing punctuation marks, the remaining data was 3946. The application of the Naïve Bayes algorithm in this research uses probability methods to classify and predict 3141 training data and 805 test data, with Python library help. The accuracy calculation results show satisfactory performance, with an accuracy of 86.00%, precision of 80.74%, recall of 78.13%, and f1-score of 79.00% on a dataset of 3946. Analysis from this research shows the dominance of positive sentiment in 2050 data, while sentiment negative amounted to 1199 data. The amount and quality of training data plays an important role in system predictions, where high data quality provides better accuracy in predicting sentiment classes","author":[{"dropping-particle":"","family":"Pasaribu","given":"Nur Adha","non-dropping-particle":"","parse-names":false,"suffix":""},{"dropping-particle":"","family":"Sriani","given":"","non-dropping-particle":"","parse-names":false,"suffix":""}],"container-title":"International Journal Software Engineering and Computer Science (IJSECS)","id":"ITEM-1","issue":"3","issued":{"date-parts":[["2023"]]},"page":"194-204","title":"The Shopee Application User Reviews Sentiment Analysis Employing Naïve Bayes Algorithm","type":"article-journal","volume":"3"},"uris":["http://www.mendeley.com/documents/?uuid=7274b4f9-6f40-46f1-a80f-ce84ecab1338"]}],"mendeley":{"formattedCitation":"[5]","plainTextFormattedCitation":"[5]","previouslyFormattedCitation":"[5]"},"properties":{"noteIndex":0},"schema":"https://github.com/citation-style-language/schema/raw/master/csl-citation.json"}</w:instrText>
      </w:r>
      <w:r w:rsidR="004B4AF7">
        <w:rPr>
          <w:sz w:val="20"/>
          <w:szCs w:val="20"/>
          <w:lang w:val="en-ID"/>
        </w:rPr>
        <w:fldChar w:fldCharType="separate"/>
      </w:r>
      <w:r w:rsidR="00C60E4B" w:rsidRPr="00C60E4B">
        <w:rPr>
          <w:noProof/>
          <w:sz w:val="20"/>
          <w:szCs w:val="20"/>
          <w:lang w:val="en-ID"/>
        </w:rPr>
        <w:t>[5]</w:t>
      </w:r>
      <w:r w:rsidR="004B4AF7">
        <w:rPr>
          <w:sz w:val="20"/>
          <w:szCs w:val="20"/>
          <w:lang w:val="en-ID"/>
        </w:rPr>
        <w:fldChar w:fldCharType="end"/>
      </w:r>
      <w:r>
        <w:rPr>
          <w:sz w:val="20"/>
          <w:szCs w:val="20"/>
          <w:lang w:val="en-ID"/>
        </w:rPr>
        <w:t xml:space="preserve">. </w:t>
      </w:r>
      <w:r w:rsidRPr="00460CAC">
        <w:rPr>
          <w:sz w:val="20"/>
          <w:szCs w:val="20"/>
          <w:lang w:val="en-ID"/>
        </w:rPr>
        <w:t xml:space="preserve">based on previous research written by </w:t>
      </w:r>
      <w:r w:rsidR="00052F23" w:rsidRPr="00052F23">
        <w:rPr>
          <w:sz w:val="20"/>
          <w:szCs w:val="20"/>
          <w:highlight w:val="yellow"/>
          <w:lang w:val="en-ID"/>
        </w:rPr>
        <w:fldChar w:fldCharType="begin" w:fldLock="1"/>
      </w:r>
      <w:r w:rsidR="00052F23">
        <w:rPr>
          <w:sz w:val="20"/>
          <w:szCs w:val="20"/>
          <w:highlight w:val="yellow"/>
          <w:lang w:val="en-ID"/>
        </w:rPr>
        <w:instrText>ADDIN CSL_CITATION {"citationItems":[{"id":"ITEM-1","itemData":{"DOI":"10.35870/ijsecs.v3i3.1699","ISSN":"2776-4869","abstract":"With the significant growth of internet use in Indonesia, there has been a surge in online business activity. The convenience offered by online platforms is increasingly in demand because it allows consumers to shop without being bound by a certain time or location. Before making a purchase, consumers tend to look for information first through various sources such as reviews on blogs, Instagram, TikTok, or reviews on the YouTube platform which is integrated in the application. This research adopted a method that included planning, literature study, data collection, and data processing using a dataset from the Play Store application which was taken using the Python library with an initial amount of 5000 data. After a manual filtering process which involved removing slang words, eliminating duplications, and normalizing punctuation marks, the remaining data was 3946. The application of the Naïve Bayes algorithm in this research uses probability methods to classify and predict 3141 training data and 805 test data, with Python library help. The accuracy calculation results show satisfactory performance, with an accuracy of 86.00%, precision of 80.74%, recall of 78.13%, and f1-score of 79.00% on a dataset of 3946. Analysis from this research shows the dominance of positive sentiment in 2050 data, while sentiment negative amounted to 1199 data. The amount and quality of training data plays an important role in system predictions, where high data quality provides better accuracy in predicting sentiment classes","author":[{"dropping-particle":"","family":"Pasaribu","given":"Nur Adha","non-dropping-particle":"","parse-names":false,"suffix":""},{"dropping-particle":"","family":"Sriani","given":"","non-dropping-particle":"","parse-names":false,"suffix":""}],"container-title":"International Journal Software Engineering and Computer Science (IJSECS)","id":"ITEM-1","issue":"3","issued":{"date-parts":[["2023"]]},"page":"194-204","title":"The Shopee Application User Reviews Sentiment Analysis Employing Naïve Bayes Algorithm","type":"article-journal","volume":"3"},"uris":["http://www.mendeley.com/documents/?uuid=7274b4f9-6f40-46f1-a80f-ce84ecab1338"]}],"mendeley":{"formattedCitation":"[5]","plainTextFormattedCitation":"[5]","previouslyFormattedCitation":"[5]"},"properties":{"noteIndex":0},"schema":"https://github.com/citation-style-language/schema/raw/master/csl-citation.json"}</w:instrText>
      </w:r>
      <w:r w:rsidR="00052F23" w:rsidRPr="00052F23">
        <w:rPr>
          <w:sz w:val="20"/>
          <w:szCs w:val="20"/>
          <w:highlight w:val="yellow"/>
          <w:lang w:val="en-ID"/>
        </w:rPr>
        <w:fldChar w:fldCharType="separate"/>
      </w:r>
      <w:r w:rsidR="00052F23" w:rsidRPr="00052F23">
        <w:rPr>
          <w:noProof/>
          <w:sz w:val="20"/>
          <w:szCs w:val="20"/>
          <w:highlight w:val="yellow"/>
          <w:lang w:val="en-ID"/>
        </w:rPr>
        <w:t>[5]</w:t>
      </w:r>
      <w:r w:rsidR="00052F23" w:rsidRPr="00052F23">
        <w:rPr>
          <w:sz w:val="20"/>
          <w:szCs w:val="20"/>
          <w:highlight w:val="yellow"/>
          <w:lang w:val="en-ID"/>
        </w:rPr>
        <w:fldChar w:fldCharType="end"/>
      </w:r>
      <w:r w:rsidR="00052F23">
        <w:rPr>
          <w:sz w:val="20"/>
          <w:szCs w:val="20"/>
          <w:lang w:val="en-ID"/>
        </w:rPr>
        <w:t xml:space="preserve"> </w:t>
      </w:r>
      <w:r w:rsidRPr="00460CAC">
        <w:rPr>
          <w:sz w:val="20"/>
          <w:szCs w:val="20"/>
          <w:lang w:val="en-ID"/>
        </w:rPr>
        <w:t>entitled “The Shopee Application User Reviews Sentiment Analysis Employing Naïve Bayes Algorithm” concluded that the sentiment analysis of user reviews using naïve bayes with training data and 8:2 test data gets an accuracy of 86.00% which shows superior positive sentiment analysis result</w:t>
      </w:r>
      <w:r>
        <w:rPr>
          <w:sz w:val="20"/>
          <w:szCs w:val="20"/>
          <w:lang w:val="en-ID"/>
        </w:rPr>
        <w:t>s. I</w:t>
      </w:r>
      <w:r w:rsidRPr="00271D2D">
        <w:rPr>
          <w:sz w:val="20"/>
          <w:szCs w:val="20"/>
          <w:lang w:val="en-ID"/>
        </w:rPr>
        <w:t xml:space="preserve">n the previous analysis conducted by </w:t>
      </w:r>
      <w:r w:rsidR="001E6823" w:rsidRPr="001E6823">
        <w:rPr>
          <w:sz w:val="20"/>
          <w:szCs w:val="20"/>
          <w:highlight w:val="yellow"/>
          <w:lang w:val="en-ID"/>
        </w:rPr>
        <w:fldChar w:fldCharType="begin" w:fldLock="1"/>
      </w:r>
      <w:r w:rsidR="001E6823">
        <w:rPr>
          <w:sz w:val="20"/>
          <w:szCs w:val="20"/>
          <w:highlight w:val="yellow"/>
          <w:lang w:val="en-ID"/>
        </w:rPr>
        <w:instrText>ADDIN CSL_CITATION {"citationItems":[{"id":"ITEM-1","itemData":{"DOI":"10.33096/ilkom.v13i2.721.101-109","ISSN":"2087-1716","abstract":"… The next stage is the preprocessing text such as case folding (converting uppercase letters to lowercase), tokenizing (separating sentences into single words), stopwords (removing tokenizing conjunctions that have nothing to do with sentiment analysis), stemming (changing …","author":[{"dropping-particle":"","family":"Kosasih","given":"Rifki","non-dropping-particle":"","parse-names":false,"suffix":""},{"dropping-particle":"","family":"Alberto","given":"Anggi","non-dropping-particle":"","parse-names":false,"suffix":""}],"container-title":"ILKOM Jurnal Ilmiah","id":"ITEM-1","issue":"2","issued":{"date-parts":[["2021"]]},"page":"101-109","title":"Sentiment analysis of game product on shopee using the TF-IDF method and naive bayes classifier","type":"article-journal","volume":"13"},"uris":["http://www.mendeley.com/documents/?uuid=c0d0eba4-489a-4388-a4bd-7e2992c7e34c"]}],"mendeley":{"formattedCitation":"[6]","plainTextFormattedCitation":"[6]","previouslyFormattedCitation":"[6]"},"properties":{"noteIndex":0},"schema":"https://github.com/citation-style-language/schema/raw/master/csl-citation.json"}</w:instrText>
      </w:r>
      <w:r w:rsidR="001E6823" w:rsidRPr="001E6823">
        <w:rPr>
          <w:sz w:val="20"/>
          <w:szCs w:val="20"/>
          <w:highlight w:val="yellow"/>
          <w:lang w:val="en-ID"/>
        </w:rPr>
        <w:fldChar w:fldCharType="separate"/>
      </w:r>
      <w:r w:rsidR="001E6823" w:rsidRPr="001E6823">
        <w:rPr>
          <w:noProof/>
          <w:sz w:val="20"/>
          <w:szCs w:val="20"/>
          <w:highlight w:val="yellow"/>
          <w:lang w:val="en-ID"/>
        </w:rPr>
        <w:t>[6]</w:t>
      </w:r>
      <w:r w:rsidR="001E6823" w:rsidRPr="001E6823">
        <w:rPr>
          <w:sz w:val="20"/>
          <w:szCs w:val="20"/>
          <w:highlight w:val="yellow"/>
          <w:lang w:val="en-ID"/>
        </w:rPr>
        <w:fldChar w:fldCharType="end"/>
      </w:r>
      <w:r w:rsidR="00052F23">
        <w:rPr>
          <w:sz w:val="20"/>
          <w:szCs w:val="20"/>
          <w:lang w:val="en-ID"/>
        </w:rPr>
        <w:t xml:space="preserve"> </w:t>
      </w:r>
      <w:r w:rsidRPr="00271D2D">
        <w:rPr>
          <w:sz w:val="20"/>
          <w:szCs w:val="20"/>
          <w:lang w:val="en-ID"/>
        </w:rPr>
        <w:t>with the title “</w:t>
      </w:r>
      <w:r w:rsidR="001E6823" w:rsidRPr="001E6823">
        <w:rPr>
          <w:sz w:val="20"/>
          <w:szCs w:val="20"/>
          <w:lang w:val="en-ID"/>
        </w:rPr>
        <w:t xml:space="preserve">Sentiment analysis of game product on </w:t>
      </w:r>
      <w:proofErr w:type="spellStart"/>
      <w:r w:rsidR="001E6823" w:rsidRPr="001E6823">
        <w:rPr>
          <w:sz w:val="20"/>
          <w:szCs w:val="20"/>
          <w:lang w:val="en-ID"/>
        </w:rPr>
        <w:t>shopee</w:t>
      </w:r>
      <w:proofErr w:type="spellEnd"/>
      <w:r w:rsidR="001E6823" w:rsidRPr="001E6823">
        <w:rPr>
          <w:sz w:val="20"/>
          <w:szCs w:val="20"/>
          <w:lang w:val="en-ID"/>
        </w:rPr>
        <w:t xml:space="preserve"> using the TF-IDF method and naive bayes classifier</w:t>
      </w:r>
      <w:r w:rsidRPr="00271D2D">
        <w:rPr>
          <w:sz w:val="20"/>
          <w:szCs w:val="20"/>
          <w:lang w:val="en-ID"/>
        </w:rPr>
        <w:t xml:space="preserve">” get the results of sentiment analysis which can be concluded that </w:t>
      </w:r>
      <w:r w:rsidR="001E6823" w:rsidRPr="001E6823">
        <w:rPr>
          <w:sz w:val="20"/>
          <w:szCs w:val="20"/>
          <w:lang w:val="en-ID"/>
        </w:rPr>
        <w:t>Sentiment analysis using TF-IDF method and Naive Bayes Classifier based on reviews from buyers (regardless of rating feature). The data collected were 1000 game product reviews on the online shopping site Shopee, divided into 700 training data and 300 test data. Based on the research results, the accuracy rate is 80.2223% and the f1 value is 0.691372</w:t>
      </w:r>
      <w:r w:rsidRPr="008E7894">
        <w:rPr>
          <w:sz w:val="20"/>
          <w:szCs w:val="20"/>
          <w:lang w:val="en-ID"/>
        </w:rPr>
        <w:t>.</w:t>
      </w:r>
      <w:r>
        <w:rPr>
          <w:sz w:val="20"/>
          <w:szCs w:val="20"/>
          <w:lang w:val="en-ID"/>
        </w:rPr>
        <w:t xml:space="preserve"> T</w:t>
      </w:r>
      <w:r w:rsidRPr="001A7E19">
        <w:rPr>
          <w:sz w:val="20"/>
          <w:szCs w:val="20"/>
          <w:lang w:val="en-ID"/>
        </w:rPr>
        <w:t xml:space="preserve">hen from another journal analysis with the title “App Review Sentiment Analysis Shopee Application In Google Play Store Using Naive Bayes Algorithm” written by </w:t>
      </w:r>
      <w:r w:rsidR="00052F23" w:rsidRPr="00052F23">
        <w:rPr>
          <w:sz w:val="20"/>
          <w:szCs w:val="20"/>
          <w:highlight w:val="yellow"/>
          <w:lang w:val="en-ID"/>
        </w:rPr>
        <w:fldChar w:fldCharType="begin" w:fldLock="1"/>
      </w:r>
      <w:r w:rsidR="00052F23" w:rsidRPr="00052F23">
        <w:rPr>
          <w:sz w:val="20"/>
          <w:szCs w:val="20"/>
          <w:highlight w:val="yellow"/>
          <w:lang w:val="en-ID"/>
        </w:rPr>
        <w:instrText>ADDIN CSL_CITATION {"citationItems":[{"id":"ITEM-1","itemData":{"DOI":"10.1088/1742-6596/1641/1/012043","ISSN":"17426596","abstract":"An online marketplace site is a shopping place that is currently popular with the community because it offers a variety of convenience and one of the marketplace apps is Shopee. Some people aresatisfied with the service provided by the Shopee app. But unisex some people who give complaints about this application. User-provided response to Shopee app in the Comments field of Shopee Google Play Store can be analyzed for negative and positive sentiments. This research aims to assist Shopee's management of the positive or negative opinions of application users and can provide empirical evidence for related theories so that it can be used as a donation of thought for the development of theories Next. With the number of reviews shown, you need an analysis that can classify these reviews into positive or negative classes. The method used for the sentiment analysis of Shopee app reviews is the Naive Bayes algorithm obtaining an accuracy yield of 96,667%","author":[{"dropping-particle":"","family":"Pratmanto","given":"Dany","non-dropping-particle":"","parse-names":false,"suffix":""},{"dropping-particle":"","family":"Rousyati","given":"Rousyati","non-dropping-particle":"","parse-names":false,"suffix":""},{"dropping-particle":"","family":"Wati","given":"Fanny Fatma","non-dropping-particle":"","parse-names":false,"suffix":""},{"dropping-particle":"","family":"Widodo","given":"Andrian Eko","non-dropping-particle":"","parse-names":false,"suffix":""},{"dropping-particle":"","family":"Suleman","given":"Suleman","non-dropping-particle":"","parse-names":false,"suffix":""},{"dropping-particle":"","family":"Wijianto","given":"Ragil","non-dropping-particle":"","parse-names":false,"suffix":""}],"container-title":"Journal of Physics: Conference Series","id":"ITEM-1","issue":"1","issued":{"date-parts":[["2020"]]},"title":"App Review Sentiment Analysis Shopee Application in Google Play Store Using Naive Bayes Algorithm","type":"article-journal","volume":"1641"},"uris":["http://www.mendeley.com/documents/?uuid=b6a04dc1-2d1f-4ff4-8c3e-f8922a42c4f7"]}],"mendeley":{"formattedCitation":"[7]","plainTextFormattedCitation":"[7]","previouslyFormattedCitation":"[7]"},"properties":{"noteIndex":0},"schema":"https://github.com/citation-style-language/schema/raw/master/csl-citation.json"}</w:instrText>
      </w:r>
      <w:r w:rsidR="00052F23" w:rsidRPr="00052F23">
        <w:rPr>
          <w:sz w:val="20"/>
          <w:szCs w:val="20"/>
          <w:highlight w:val="yellow"/>
          <w:lang w:val="en-ID"/>
        </w:rPr>
        <w:fldChar w:fldCharType="separate"/>
      </w:r>
      <w:r w:rsidR="00052F23" w:rsidRPr="00052F23">
        <w:rPr>
          <w:noProof/>
          <w:sz w:val="20"/>
          <w:szCs w:val="20"/>
          <w:highlight w:val="yellow"/>
          <w:lang w:val="en-ID"/>
        </w:rPr>
        <w:t>[7]</w:t>
      </w:r>
      <w:r w:rsidR="00052F23" w:rsidRPr="00052F23">
        <w:rPr>
          <w:sz w:val="20"/>
          <w:szCs w:val="20"/>
          <w:highlight w:val="yellow"/>
          <w:lang w:val="en-ID"/>
        </w:rPr>
        <w:fldChar w:fldCharType="end"/>
      </w:r>
      <w:r w:rsidR="00052F23">
        <w:rPr>
          <w:sz w:val="20"/>
          <w:szCs w:val="20"/>
          <w:lang w:val="en-ID"/>
        </w:rPr>
        <w:t xml:space="preserve"> </w:t>
      </w:r>
      <w:r w:rsidRPr="001A7E19">
        <w:rPr>
          <w:sz w:val="20"/>
          <w:szCs w:val="20"/>
          <w:lang w:val="en-ID"/>
        </w:rPr>
        <w:t>with 200 review data taken consisting of 100 positive reviews and 100 negative reviews applying data mining to its analysis with naive bayes with partitioning techniques resulting in 96.667% accuracy, 100% precision, 93.33% recall, and AUC 1.00 which can be said to be included in a very good classification</w:t>
      </w:r>
      <w:r>
        <w:rPr>
          <w:sz w:val="20"/>
          <w:szCs w:val="20"/>
          <w:lang w:val="en-ID"/>
        </w:rPr>
        <w:t xml:space="preserve">. </w:t>
      </w:r>
      <w:r w:rsidRPr="00063AB3">
        <w:rPr>
          <w:sz w:val="20"/>
          <w:szCs w:val="20"/>
          <w:lang w:val="en-ID"/>
        </w:rPr>
        <w:t xml:space="preserve">from other research in other journals with the title "Sentiment Analysis of Online Transportation Service using the Naïve Bayes Methods" written by </w:t>
      </w:r>
      <w:r w:rsidR="00052F23" w:rsidRPr="00052F23">
        <w:rPr>
          <w:sz w:val="20"/>
          <w:szCs w:val="20"/>
          <w:highlight w:val="yellow"/>
          <w:lang w:val="en-ID"/>
        </w:rPr>
        <w:fldChar w:fldCharType="begin" w:fldLock="1"/>
      </w:r>
      <w:r w:rsidR="001E6823">
        <w:rPr>
          <w:sz w:val="20"/>
          <w:szCs w:val="20"/>
          <w:highlight w:val="yellow"/>
          <w:lang w:val="en-ID"/>
        </w:rPr>
        <w:instrText>ADDIN CSL_CITATION {"citationItems":[{"id":"ITEM-1","itemData":{"DOI":"10.1088/1742-6596/1641/1/012093","ISSN":"17426596","abstract":"Sentiment analysis is a computational study of opinions and emotions expressed textually. Sentiment analysis will group text in sentences or documents to find out the opinions expressed in the sentence or document, whether negative or positive. This sentiment analysis research was conducted on the online taxi transportation service. Gojek uses a lot of social media to communicate with itscustomers, one of the social media used is Instagram. This research takes 1000 comments from the Instagram of the Gojek page which is used to see the public opinion of the online Gojek transportation services. Comments from the page are processed by doing text preprocessing and then classified using the Naive Bayes Classifier (NBC) method to obtain the value of the public value for online transportation services. The results of this study using the Naive Bayes method resulted in an accuracyvalue of 81.00%, which means that from all the comments on the Instagram page, the subject of the NBC method could be accurately classified by 81.00% whether the comments were negative or positive comments.","author":[{"dropping-particle":"","family":"Tika Adilah","given":"M.","non-dropping-particle":"","parse-names":false,"suffix":""},{"dropping-particle":"","family":"Supendar","given":"Hendra","non-dropping-particle":"","parse-names":false,"suffix":""},{"dropping-particle":"","family":"Ningsih","given":"Rahayu","non-dropping-particle":"","parse-names":false,"suffix":""},{"dropping-particle":"","family":"Muryani","given":"Sri","non-dropping-particle":"","parse-names":false,"suffix":""},{"dropping-particle":"","family":"Solecha","given":"Kusmayanti","non-dropping-particle":"","parse-names":false,"suffix":""}],"container-title":"Journal of Physics: Conference Series","id":"ITEM-1","issue":"1","issued":{"date-parts":[["2020"]]},"title":"Sentiment Analysis of Online Transportation Service using the Naïve Bayes Methods","type":"article-journal","volume":"1641"},"uris":["http://www.mendeley.com/documents/?uuid=3125ac67-2e10-4a5e-a10e-457980186615"]}],"mendeley":{"formattedCitation":"[8]","plainTextFormattedCitation":"[8]","previouslyFormattedCitation":"[8]"},"properties":{"noteIndex":0},"schema":"https://github.com/citation-style-language/schema/raw/master/csl-citation.json"}</w:instrText>
      </w:r>
      <w:r w:rsidR="00052F23" w:rsidRPr="00052F23">
        <w:rPr>
          <w:sz w:val="20"/>
          <w:szCs w:val="20"/>
          <w:highlight w:val="yellow"/>
          <w:lang w:val="en-ID"/>
        </w:rPr>
        <w:fldChar w:fldCharType="separate"/>
      </w:r>
      <w:r w:rsidR="00052F23" w:rsidRPr="00052F23">
        <w:rPr>
          <w:noProof/>
          <w:sz w:val="20"/>
          <w:szCs w:val="20"/>
          <w:highlight w:val="yellow"/>
          <w:lang w:val="en-ID"/>
        </w:rPr>
        <w:t>[8]</w:t>
      </w:r>
      <w:r w:rsidR="00052F23" w:rsidRPr="00052F23">
        <w:rPr>
          <w:sz w:val="20"/>
          <w:szCs w:val="20"/>
          <w:highlight w:val="yellow"/>
          <w:lang w:val="en-ID"/>
        </w:rPr>
        <w:fldChar w:fldCharType="end"/>
      </w:r>
      <w:r w:rsidR="00052F23">
        <w:rPr>
          <w:sz w:val="20"/>
          <w:szCs w:val="20"/>
          <w:lang w:val="en-ID"/>
        </w:rPr>
        <w:t xml:space="preserve"> </w:t>
      </w:r>
      <w:r w:rsidRPr="00063AB3">
        <w:rPr>
          <w:sz w:val="20"/>
          <w:szCs w:val="20"/>
          <w:lang w:val="en-ID"/>
        </w:rPr>
        <w:t>obtained the final result using the naive Bayes method for data mining or text mining classification, namely 81.00% accuracy</w:t>
      </w:r>
      <w:r>
        <w:rPr>
          <w:sz w:val="20"/>
          <w:szCs w:val="20"/>
          <w:lang w:val="en-ID"/>
        </w:rPr>
        <w:t>.</w:t>
      </w:r>
    </w:p>
    <w:p w14:paraId="74FA562C" w14:textId="163F44B4" w:rsidR="00952BD6" w:rsidRPr="00176B86" w:rsidRDefault="00581F8E" w:rsidP="00015254">
      <w:pPr>
        <w:pStyle w:val="ListParagraph"/>
        <w:ind w:left="0" w:firstLine="720"/>
        <w:jc w:val="both"/>
        <w:rPr>
          <w:rFonts w:ascii="Palatino Linotype" w:hAnsi="Palatino Linotype"/>
        </w:rPr>
      </w:pPr>
      <w:r w:rsidRPr="00581F8E">
        <w:rPr>
          <w:rFonts w:ascii="Palatino Linotype" w:hAnsi="Palatino Linotype"/>
          <w:sz w:val="20"/>
          <w:szCs w:val="20"/>
          <w:lang w:val="en-ID"/>
        </w:rPr>
        <w:t xml:space="preserve">In this study, a sentiment analysis of user reviews on the </w:t>
      </w:r>
      <w:r w:rsidR="00BF6C88">
        <w:rPr>
          <w:rFonts w:ascii="Palatino Linotype" w:hAnsi="Palatino Linotype"/>
          <w:sz w:val="20"/>
          <w:szCs w:val="20"/>
          <w:lang w:val="en-ID"/>
        </w:rPr>
        <w:t>B</w:t>
      </w:r>
      <w:r w:rsidRPr="00581F8E">
        <w:rPr>
          <w:rFonts w:ascii="Palatino Linotype" w:hAnsi="Palatino Linotype"/>
          <w:sz w:val="20"/>
          <w:szCs w:val="20"/>
          <w:lang w:val="en-ID"/>
        </w:rPr>
        <w:t>libli application on the google play store using naive bayes will be carried out by taking user review data using google colab</w:t>
      </w:r>
      <w:r w:rsidR="00650266">
        <w:rPr>
          <w:rFonts w:ascii="Palatino Linotype" w:hAnsi="Palatino Linotype"/>
          <w:sz w:val="20"/>
          <w:szCs w:val="20"/>
          <w:lang w:val="en-ID"/>
        </w:rPr>
        <w:t>.</w:t>
      </w:r>
      <w:r w:rsidRPr="00581F8E">
        <w:rPr>
          <w:rFonts w:ascii="Palatino Linotype" w:hAnsi="Palatino Linotype"/>
          <w:sz w:val="20"/>
          <w:szCs w:val="20"/>
          <w:lang w:val="en-ID"/>
        </w:rPr>
        <w:t xml:space="preserve"> </w:t>
      </w:r>
      <w:r w:rsidR="00107313" w:rsidRPr="00107313">
        <w:rPr>
          <w:rFonts w:ascii="Palatino Linotype" w:hAnsi="Palatino Linotype"/>
          <w:sz w:val="20"/>
          <w:szCs w:val="20"/>
          <w:lang w:val="en-ID"/>
        </w:rPr>
        <w:t>Collaboratory, or Colab for short, is a Google Research tool that allows developers to write and run Python code in their browser. Google Colab is an amazing tool for hands-on learning activity. It is a little Jupyter notebook that requires no installation and includes a fantastic free edition that gives you free access to Google computer resources like GPUs and TPUs</w:t>
      </w:r>
      <w:r w:rsidR="0079462C">
        <w:rPr>
          <w:rFonts w:ascii="Palatino Linotype" w:hAnsi="Palatino Linotype"/>
          <w:sz w:val="20"/>
          <w:szCs w:val="20"/>
          <w:lang w:val="en-ID"/>
        </w:rPr>
        <w:t xml:space="preserve"> </w:t>
      </w:r>
      <w:r w:rsidR="0076421B">
        <w:rPr>
          <w:rFonts w:ascii="Palatino Linotype" w:hAnsi="Palatino Linotype"/>
          <w:sz w:val="20"/>
          <w:szCs w:val="20"/>
          <w:lang w:val="en-ID"/>
        </w:rPr>
        <w:fldChar w:fldCharType="begin" w:fldLock="1"/>
      </w:r>
      <w:r w:rsidR="00434341">
        <w:rPr>
          <w:rFonts w:ascii="Palatino Linotype" w:hAnsi="Palatino Linotype"/>
          <w:sz w:val="20"/>
          <w:szCs w:val="20"/>
          <w:lang w:val="en-ID"/>
        </w:rPr>
        <w:instrText>ADDIN CSL_CITATION {"citationItems":[{"id":"ITEM-1","itemData":{"DOI":"10.54646/bijdmbd.002","abstract":"The Internet is the largest source of information created by humanity. It contains a variety of materials available in various formats such as text, audio, video and much more. In all web scraping is one way. It is a set of strategies here in which we get information from the website instead of copying the data manually. Many Web-based data extraction methods are designed to solve specific problems and work on ad-hoc domains. Various tools and technologies have been developed to facilitate Web Scraping. Unfortunately, the appropriateness and ethics of using these Web Scraping tools are often overlooked. There are hundreds of web scraping software available today, most of them designed for Java, Python and Ruby. There is also open source software and commercial software. Web-based software such as YahooPipes, Google Web Scrapers and Firefox extensions for Outwit are the best tools for beginners in web cutting. Web extraction is basically used to cut this manual extraction and editing process and provide an easy and better way to collect data from a web page and convert it into the desired format and save it to a local or archive directory. In this paper, among others the kind of scrub, we focus on those techniques that extract the content of a Web page. In particular, we use scrubbing techniques for a variety of diseases with their own symptoms and precautions.","author":[{"dropping-particle":"","family":"Srivastava","given":"Manasvi","non-dropping-particle":"","parse-names":false,"suffix":""},{"dropping-particle":"","family":"Yadav","given":"Vikas","non-dropping-particle":"","parse-names":false,"suffix":""},{"dropping-particle":"","family":"Singh","given":"Swati","non-dropping-particle":"","parse-names":false,"suffix":""}],"container-title":"BOHR International Journal of Data Mining and Big Data","id":"ITEM-1","issue":"1","issued":{"date-parts":[["2020"]]},"page":"5-9","title":"Implementation of Web Application for Disease Prediction Using AI","type":"article-journal","volume":"1"},"uris":["http://www.mendeley.com/documents/?uuid=ce77f8a9-196d-4531-9dc4-95b387116eb0"]}],"mendeley":{"formattedCitation":"[9]","plainTextFormattedCitation":"[9]","previouslyFormattedCitation":"[9]"},"properties":{"noteIndex":0},"schema":"https://github.com/citation-style-language/schema/raw/master/csl-citation.json"}</w:instrText>
      </w:r>
      <w:r w:rsidR="0076421B">
        <w:rPr>
          <w:rFonts w:ascii="Palatino Linotype" w:hAnsi="Palatino Linotype"/>
          <w:sz w:val="20"/>
          <w:szCs w:val="20"/>
          <w:lang w:val="en-ID"/>
        </w:rPr>
        <w:fldChar w:fldCharType="separate"/>
      </w:r>
      <w:r w:rsidR="00C60E4B" w:rsidRPr="00C60E4B">
        <w:rPr>
          <w:rFonts w:ascii="Palatino Linotype" w:hAnsi="Palatino Linotype"/>
          <w:noProof/>
          <w:sz w:val="20"/>
          <w:szCs w:val="20"/>
          <w:lang w:val="en-ID"/>
        </w:rPr>
        <w:t>[9]</w:t>
      </w:r>
      <w:r w:rsidR="0076421B">
        <w:rPr>
          <w:rFonts w:ascii="Palatino Linotype" w:hAnsi="Palatino Linotype"/>
          <w:sz w:val="20"/>
          <w:szCs w:val="20"/>
          <w:lang w:val="en-ID"/>
        </w:rPr>
        <w:fldChar w:fldCharType="end"/>
      </w:r>
      <w:r w:rsidR="00107313" w:rsidRPr="00107313">
        <w:rPr>
          <w:rFonts w:ascii="Palatino Linotype" w:hAnsi="Palatino Linotype"/>
          <w:sz w:val="20"/>
          <w:szCs w:val="20"/>
          <w:lang w:val="en-ID"/>
        </w:rPr>
        <w:t>.</w:t>
      </w:r>
      <w:r w:rsidRPr="00581F8E">
        <w:rPr>
          <w:rFonts w:ascii="Palatino Linotype" w:hAnsi="Palatino Linotype"/>
          <w:sz w:val="20"/>
          <w:szCs w:val="20"/>
          <w:lang w:val="en-ID"/>
        </w:rPr>
        <w:t xml:space="preserve"> around </w:t>
      </w:r>
      <w:r w:rsidR="00FA7B81" w:rsidRPr="00FA7B81">
        <w:rPr>
          <w:rFonts w:ascii="Palatino Linotype" w:hAnsi="Palatino Linotype"/>
          <w:sz w:val="20"/>
          <w:szCs w:val="20"/>
          <w:highlight w:val="yellow"/>
          <w:lang w:val="en-ID"/>
        </w:rPr>
        <w:t>2500</w:t>
      </w:r>
      <w:r w:rsidRPr="00581F8E">
        <w:rPr>
          <w:rFonts w:ascii="Palatino Linotype" w:hAnsi="Palatino Linotype"/>
          <w:sz w:val="20"/>
          <w:szCs w:val="20"/>
          <w:lang w:val="en-ID"/>
        </w:rPr>
        <w:t xml:space="preserve"> data which will be divided for testing data and training data. The benefits of this research are expected to be able to find out the response of application users conveyed through opinions that are both positive and negative</w:t>
      </w:r>
      <w:r w:rsidRPr="00581F8E">
        <w:rPr>
          <w:rFonts w:ascii="Palatino Linotype" w:hAnsi="Palatino Linotype"/>
          <w:sz w:val="20"/>
          <w:szCs w:val="20"/>
        </w:rPr>
        <w:t>.</w:t>
      </w:r>
    </w:p>
    <w:p w14:paraId="50DA9F7D" w14:textId="77777777" w:rsidR="00B53E92" w:rsidRPr="000F7960" w:rsidRDefault="00B53E92" w:rsidP="00B53E92">
      <w:pPr>
        <w:pStyle w:val="3METODE"/>
        <w:numPr>
          <w:ilvl w:val="0"/>
          <w:numId w:val="4"/>
        </w:numPr>
        <w:ind w:left="567" w:hanging="567"/>
        <w:rPr>
          <w:rFonts w:ascii="Palatino Linotype" w:hAnsi="Palatino Linotype"/>
          <w:sz w:val="22"/>
          <w:szCs w:val="22"/>
        </w:rPr>
      </w:pPr>
      <w:r w:rsidRPr="000F7960">
        <w:rPr>
          <w:rFonts w:ascii="Palatino Linotype" w:hAnsi="Palatino Linotype"/>
          <w:sz w:val="22"/>
          <w:szCs w:val="22"/>
        </w:rPr>
        <w:t>METHOD</w:t>
      </w:r>
    </w:p>
    <w:p w14:paraId="0639354C" w14:textId="1D043241" w:rsidR="00B53E92" w:rsidRPr="000F7960" w:rsidRDefault="00995A06" w:rsidP="00B53E92">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t>Problem Formulation</w:t>
      </w:r>
    </w:p>
    <w:p w14:paraId="35CEB6D1" w14:textId="77777777" w:rsidR="001B3753" w:rsidRPr="001B3753" w:rsidRDefault="001B3753" w:rsidP="001B3753">
      <w:pPr>
        <w:pStyle w:val="BODYPARAGRAP"/>
        <w:ind w:firstLine="567"/>
        <w:rPr>
          <w:color w:val="auto"/>
          <w:sz w:val="20"/>
          <w:szCs w:val="20"/>
          <w:lang w:val="en-AU"/>
        </w:rPr>
      </w:pPr>
      <w:r w:rsidRPr="001B3753">
        <w:rPr>
          <w:color w:val="auto"/>
          <w:sz w:val="20"/>
          <w:szCs w:val="20"/>
          <w:lang w:val="en-AU"/>
        </w:rPr>
        <w:lastRenderedPageBreak/>
        <w:t>This study aims to analyze the sentiment of user reviews for the Blibli application on the Google Play Store. The primary objective is to classify reviews as positive or negative using the Naive Bayes Classifier. This method leverages the simplicity and efficiency of the Naive Bayes algorithm in handling text classification tasks. The research stages are outlined to ensure a systematic approach, including data collection, preprocessing, model training, and evaluation.</w:t>
      </w:r>
    </w:p>
    <w:p w14:paraId="5BBE5B02" w14:textId="4DD8EDCA" w:rsidR="00B53E92" w:rsidRPr="000F7960" w:rsidRDefault="001B3753" w:rsidP="001B3753">
      <w:pPr>
        <w:pStyle w:val="BODYPARAGRAP"/>
        <w:ind w:firstLine="567"/>
        <w:rPr>
          <w:color w:val="auto"/>
          <w:sz w:val="20"/>
          <w:szCs w:val="20"/>
          <w:lang w:val="en-AU"/>
        </w:rPr>
      </w:pPr>
      <w:r w:rsidRPr="001B3753">
        <w:rPr>
          <w:color w:val="auto"/>
          <w:sz w:val="20"/>
          <w:szCs w:val="20"/>
          <w:lang w:val="en-AU"/>
        </w:rPr>
        <w:t>Sentiment analysis, a crucial aspect of natural language processing (NLP), involves determining the emotional tone behind a series of words. In this case, it helps in understanding customer feedback by categorizing reviews into positive or negative sentiments. This classification aids the Blibli application developers and stakeholders in assessing user satisfaction and identifying areas for improvement.</w:t>
      </w:r>
      <w:r w:rsidR="006C7597">
        <w:rPr>
          <w:color w:val="auto"/>
          <w:sz w:val="20"/>
          <w:szCs w:val="20"/>
          <w:lang w:val="en-AU"/>
        </w:rPr>
        <w:t xml:space="preserve"> </w:t>
      </w:r>
      <w:r w:rsidR="006C7597" w:rsidRPr="006C7597">
        <w:rPr>
          <w:color w:val="auto"/>
          <w:sz w:val="20"/>
          <w:szCs w:val="20"/>
          <w:lang w:val="en-AU"/>
        </w:rPr>
        <w:t>Sentiment analysis is one of the key analyses that is currently used with the aim of classifying sentiments and opinions generated by human beings and in text</w:t>
      </w:r>
      <w:r w:rsidR="00761159">
        <w:rPr>
          <w:color w:val="auto"/>
          <w:sz w:val="20"/>
          <w:szCs w:val="20"/>
          <w:lang w:val="en-AU"/>
        </w:rPr>
        <w:t xml:space="preserve"> </w:t>
      </w:r>
      <w:r w:rsidR="00761159">
        <w:rPr>
          <w:color w:val="auto"/>
          <w:sz w:val="20"/>
          <w:szCs w:val="20"/>
          <w:lang w:val="en-AU"/>
        </w:rPr>
        <w:fldChar w:fldCharType="begin" w:fldLock="1"/>
      </w:r>
      <w:r w:rsidR="00B84E39">
        <w:rPr>
          <w:color w:val="auto"/>
          <w:sz w:val="20"/>
          <w:szCs w:val="20"/>
          <w:lang w:val="en-AU"/>
        </w:rPr>
        <w:instrText>ADDIN CSL_CITATION {"citationItems":[{"id":"ITEM-1","itemData":{"DOI":"10.36548/jscp.2021.2.006","abstract":"One of the most common applications of deep learning algorithms is sentiment analysis. This study delivers a better performing and efficient automated feature extraction technique when compared to previous approaches. Traditional methodologies like surface approach will use the complicated manual feature extraction process, which forms the fundamental aspect of feature driven advancements. These methodologies serve as a strong baseline to determine the predictability of the features, and it will also serve as the perfect platform for integrating the deep learning techniques. The proposed research work has introduced a deep learning technique, which can be incorporated with feature-extraction. Moreover, this research work includes three crucial parts. The first step is the development of sentiment classifiers with deep learning, which can be used as the baseline for comparing the performance. This is followed by the use of ensemble techniques and information merger to obtain the final set of sources. As the third step, a combination of ensembles is introduced to categorize various models along with the proposed model. Finally experimental analysis is carried out and the performance is recorded to determine the best model with respect to the deep learning baseline.","author":[{"dropping-particle":"","family":"A.","given":"Pasumpon Pandian","non-dropping-particle":"","parse-names":false,"suffix":""}],"container-title":"Journal of Soft Computing Paradigm","id":"ITEM-1","issue":"2","issued":{"date-parts":[["2021"]]},"page":"123-134","title":"Performance Evaluation and Comparison using Deep Learning Techniques in Sentiment Analysis","type":"article-journal","volume":"3"},"uris":["http://www.mendeley.com/documents/?uuid=4836a4db-9299-4d0b-a8b4-b4fd2bceae38","http://www.mendeley.com/documents/?uuid=fd504ab6-d43e-4de6-98a7-80a9bd739e76"]}],"mendeley":{"formattedCitation":"[10]","plainTextFormattedCitation":"[10]","previouslyFormattedCitation":"[10]"},"properties":{"noteIndex":0},"schema":"https://github.com/citation-style-language/schema/raw/master/csl-citation.json"}</w:instrText>
      </w:r>
      <w:r w:rsidR="00761159">
        <w:rPr>
          <w:color w:val="auto"/>
          <w:sz w:val="20"/>
          <w:szCs w:val="20"/>
          <w:lang w:val="en-AU"/>
        </w:rPr>
        <w:fldChar w:fldCharType="separate"/>
      </w:r>
      <w:r w:rsidR="00761159" w:rsidRPr="00761159">
        <w:rPr>
          <w:noProof/>
          <w:color w:val="auto"/>
          <w:sz w:val="20"/>
          <w:szCs w:val="20"/>
          <w:lang w:val="en-AU"/>
        </w:rPr>
        <w:t>[10]</w:t>
      </w:r>
      <w:r w:rsidR="00761159">
        <w:rPr>
          <w:color w:val="auto"/>
          <w:sz w:val="20"/>
          <w:szCs w:val="20"/>
          <w:lang w:val="en-AU"/>
        </w:rPr>
        <w:fldChar w:fldCharType="end"/>
      </w:r>
      <w:r w:rsidR="006C7597" w:rsidRPr="006C7597">
        <w:rPr>
          <w:color w:val="auto"/>
          <w:sz w:val="20"/>
          <w:szCs w:val="20"/>
          <w:lang w:val="en-AU"/>
        </w:rPr>
        <w:t>.</w:t>
      </w:r>
    </w:p>
    <w:p w14:paraId="30B6309F" w14:textId="11FA171B" w:rsidR="00B53E92" w:rsidRPr="000F7960" w:rsidRDefault="00E358F9" w:rsidP="00B53E92">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t>Naïve Bayes Classifier</w:t>
      </w:r>
    </w:p>
    <w:p w14:paraId="11588BF3" w14:textId="3335CF19" w:rsidR="00E358F9" w:rsidRPr="00E358F9" w:rsidRDefault="00E358F9" w:rsidP="00E358F9">
      <w:pPr>
        <w:pStyle w:val="BODYPARAGRAP"/>
        <w:ind w:firstLine="567"/>
        <w:rPr>
          <w:color w:val="auto"/>
          <w:sz w:val="20"/>
          <w:szCs w:val="20"/>
          <w:lang w:val="en-AU"/>
        </w:rPr>
      </w:pPr>
      <w:r w:rsidRPr="00E358F9">
        <w:rPr>
          <w:color w:val="auto"/>
          <w:sz w:val="20"/>
          <w:szCs w:val="20"/>
          <w:lang w:val="en-AU"/>
        </w:rPr>
        <w:t>In the research of text mining, document classification is a growing field. Even though we have many existing classifying approaches, Naïve Bayes Classifier is simple and effective at classification.</w:t>
      </w:r>
      <w:r w:rsidR="00B66CF8">
        <w:rPr>
          <w:color w:val="auto"/>
          <w:sz w:val="20"/>
          <w:szCs w:val="20"/>
          <w:lang w:val="en-AU"/>
        </w:rPr>
        <w:t xml:space="preserve"> </w:t>
      </w:r>
      <w:r w:rsidR="00B66CF8" w:rsidRPr="00B66CF8">
        <w:rPr>
          <w:color w:val="auto"/>
          <w:sz w:val="20"/>
          <w:szCs w:val="20"/>
          <w:lang w:val="en-AU"/>
        </w:rPr>
        <w:t>At this stage the data are analyzed, then models are applied according to the type of data. The model proposed in this study is Naive Bayes</w:t>
      </w:r>
      <w:r w:rsidR="003A07EE">
        <w:rPr>
          <w:color w:val="auto"/>
          <w:sz w:val="20"/>
          <w:szCs w:val="20"/>
          <w:lang w:val="en-AU"/>
        </w:rPr>
        <w:t>.</w:t>
      </w:r>
      <w:r w:rsidR="00167CDB">
        <w:rPr>
          <w:color w:val="auto"/>
          <w:sz w:val="20"/>
          <w:szCs w:val="20"/>
          <w:lang w:val="en-AU"/>
        </w:rPr>
        <w:t xml:space="preserve"> </w:t>
      </w:r>
    </w:p>
    <w:p w14:paraId="6C505741" w14:textId="6F295F47" w:rsidR="00B27EE4" w:rsidRPr="00CB055B" w:rsidRDefault="00E358F9" w:rsidP="00CB055B">
      <w:pPr>
        <w:pStyle w:val="BODYPARAGRAP"/>
        <w:ind w:firstLine="567"/>
        <w:rPr>
          <w:color w:val="auto"/>
          <w:sz w:val="20"/>
          <w:szCs w:val="20"/>
          <w:lang w:val="en-AU"/>
        </w:rPr>
      </w:pPr>
      <w:r w:rsidRPr="00E358F9">
        <w:rPr>
          <w:color w:val="auto"/>
          <w:sz w:val="20"/>
          <w:szCs w:val="20"/>
          <w:lang w:val="en-AU"/>
        </w:rPr>
        <w:t>The Naive Bayes Classifier is based on Bayes' theorem, which provides a way of calculating the posterior probability</w:t>
      </w:r>
      <w:r w:rsidR="007D0F0B">
        <w:rPr>
          <w:color w:val="auto"/>
          <w:sz w:val="20"/>
          <w:szCs w:val="20"/>
          <w:lang w:val="en-AU"/>
        </w:rPr>
        <w:t xml:space="preserve">, </w:t>
      </w:r>
      <w:r w:rsidRPr="00E358F9">
        <w:rPr>
          <w:color w:val="auto"/>
          <w:sz w:val="20"/>
          <w:szCs w:val="20"/>
          <w:lang w:val="en-AU"/>
        </w:rPr>
        <w:t>from the prior probability</w:t>
      </w:r>
      <w:r w:rsidR="007D0F0B">
        <w:rPr>
          <w:color w:val="auto"/>
          <w:sz w:val="20"/>
          <w:szCs w:val="20"/>
          <w:lang w:val="en-AU"/>
        </w:rPr>
        <w:t xml:space="preserve">, </w:t>
      </w:r>
      <w:r w:rsidRPr="00E358F9">
        <w:rPr>
          <w:color w:val="auto"/>
          <w:sz w:val="20"/>
          <w:szCs w:val="20"/>
          <w:lang w:val="en-AU"/>
        </w:rPr>
        <w:t>and the likelihood</w:t>
      </w:r>
      <w:r w:rsidR="007D0F0B">
        <w:rPr>
          <w:color w:val="auto"/>
          <w:sz w:val="20"/>
          <w:szCs w:val="20"/>
          <w:lang w:val="en-AU"/>
        </w:rPr>
        <w:t xml:space="preserve">. </w:t>
      </w:r>
      <w:r w:rsidRPr="00E358F9">
        <w:rPr>
          <w:color w:val="auto"/>
          <w:sz w:val="20"/>
          <w:szCs w:val="20"/>
          <w:lang w:val="en-AU"/>
        </w:rPr>
        <w:t>The theorem is formulated as follows:</w:t>
      </w:r>
    </w:p>
    <w:p w14:paraId="187259CE" w14:textId="77777777" w:rsidR="009E05C7" w:rsidRDefault="009E05C7" w:rsidP="009E05C7">
      <w:pPr>
        <w:tabs>
          <w:tab w:val="right" w:pos="4140"/>
        </w:tabs>
        <w:spacing w:before="240"/>
        <w:jc w:val="center"/>
        <w:rPr>
          <w:rFonts w:ascii="Cambria Math" w:hAnsi="Cambria Math"/>
          <w:iCs/>
          <w:lang w:val="id-ID"/>
        </w:rPr>
      </w:pPr>
      <m:oMath>
        <m:r>
          <w:rPr>
            <w:rFonts w:ascii="Cambria Math" w:hAnsi="Cambria Math"/>
            <w:lang w:val="id-ID"/>
          </w:rPr>
          <m:t>P(</m:t>
        </m:r>
        <m:sSub>
          <m:sSubPr>
            <m:ctrlPr>
              <w:rPr>
                <w:rFonts w:ascii="Cambria Math" w:hAnsi="Cambria Math"/>
                <w:i/>
                <w:iCs/>
                <w:lang w:val="id-ID"/>
              </w:rPr>
            </m:ctrlPr>
          </m:sSubPr>
          <m:e>
            <m:r>
              <w:rPr>
                <w:rFonts w:ascii="Cambria Math" w:hAnsi="Cambria Math"/>
                <w:lang w:val="id-ID"/>
              </w:rPr>
              <m:t>C</m:t>
            </m:r>
          </m:e>
          <m:sub>
            <m:r>
              <w:rPr>
                <w:rFonts w:ascii="Cambria Math" w:hAnsi="Cambria Math"/>
                <w:lang w:val="id-ID"/>
              </w:rPr>
              <m:t>k</m:t>
            </m:r>
          </m:sub>
        </m:sSub>
        <m:r>
          <w:rPr>
            <w:rFonts w:ascii="Cambria Math" w:hAnsi="Cambria Math"/>
            <w:lang w:val="id-ID"/>
          </w:rPr>
          <m:t xml:space="preserve"> | X) = </m:t>
        </m:r>
        <m:f>
          <m:fPr>
            <m:ctrlPr>
              <w:rPr>
                <w:rFonts w:ascii="Cambria Math" w:hAnsi="Cambria Math"/>
                <w:i/>
                <w:iCs/>
                <w:lang w:val="id-ID"/>
              </w:rPr>
            </m:ctrlPr>
          </m:fPr>
          <m:num>
            <m:r>
              <w:rPr>
                <w:rFonts w:ascii="Cambria Math" w:hAnsi="Cambria Math"/>
                <w:lang w:val="id-ID"/>
              </w:rPr>
              <m:t>P</m:t>
            </m:r>
            <m:d>
              <m:dPr>
                <m:ctrlPr>
                  <w:rPr>
                    <w:rFonts w:ascii="Cambria Math" w:hAnsi="Cambria Math"/>
                    <w:i/>
                    <w:iCs/>
                    <w:lang w:val="id-ID"/>
                  </w:rPr>
                </m:ctrlPr>
              </m:dPr>
              <m:e>
                <m:sSub>
                  <m:sSubPr>
                    <m:ctrlPr>
                      <w:rPr>
                        <w:rFonts w:ascii="Cambria Math" w:hAnsi="Cambria Math"/>
                        <w:i/>
                        <w:iCs/>
                        <w:lang w:val="id-ID"/>
                      </w:rPr>
                    </m:ctrlPr>
                  </m:sSubPr>
                  <m:e>
                    <m:r>
                      <w:rPr>
                        <w:rFonts w:ascii="Cambria Math" w:hAnsi="Cambria Math"/>
                        <w:lang w:val="id-ID"/>
                      </w:rPr>
                      <m:t>C</m:t>
                    </m:r>
                  </m:e>
                  <m:sub>
                    <m:r>
                      <w:rPr>
                        <w:rFonts w:ascii="Cambria Math" w:hAnsi="Cambria Math"/>
                        <w:lang w:val="id-ID"/>
                      </w:rPr>
                      <m:t>k</m:t>
                    </m:r>
                  </m:sub>
                </m:sSub>
              </m:e>
            </m:d>
            <m:r>
              <w:rPr>
                <w:rFonts w:ascii="Cambria Math" w:hAnsi="Cambria Math"/>
                <w:lang w:val="id-ID"/>
              </w:rPr>
              <m:t>⋅ P</m:t>
            </m:r>
            <m:d>
              <m:dPr>
                <m:endChr m:val="|"/>
                <m:ctrlPr>
                  <w:rPr>
                    <w:rFonts w:ascii="Cambria Math" w:hAnsi="Cambria Math"/>
                    <w:i/>
                    <w:iCs/>
                    <w:lang w:val="id-ID"/>
                  </w:rPr>
                </m:ctrlPr>
              </m:dPr>
              <m:e>
                <m:r>
                  <w:rPr>
                    <w:rFonts w:ascii="Cambria Math" w:hAnsi="Cambria Math"/>
                    <w:lang w:val="id-ID"/>
                  </w:rPr>
                  <m:t xml:space="preserve">X </m:t>
                </m:r>
              </m:e>
            </m:d>
            <m:sSub>
              <m:sSubPr>
                <m:ctrlPr>
                  <w:rPr>
                    <w:rFonts w:ascii="Cambria Math" w:hAnsi="Cambria Math"/>
                    <w:i/>
                    <w:iCs/>
                    <w:lang w:val="id-ID"/>
                  </w:rPr>
                </m:ctrlPr>
              </m:sSubPr>
              <m:e>
                <m:r>
                  <w:rPr>
                    <w:rFonts w:ascii="Cambria Math" w:hAnsi="Cambria Math"/>
                    <w:lang w:val="id-ID"/>
                  </w:rPr>
                  <m:t>C</m:t>
                </m:r>
              </m:e>
              <m:sub>
                <m:r>
                  <w:rPr>
                    <w:rFonts w:ascii="Cambria Math" w:hAnsi="Cambria Math"/>
                    <w:lang w:val="id-ID"/>
                  </w:rPr>
                  <m:t>k</m:t>
                </m:r>
              </m:sub>
            </m:sSub>
            <m:r>
              <w:rPr>
                <w:rFonts w:ascii="Cambria Math" w:hAnsi="Cambria Math"/>
                <w:lang w:val="id-ID"/>
              </w:rPr>
              <m:t>)</m:t>
            </m:r>
          </m:num>
          <m:den>
            <m:r>
              <w:rPr>
                <w:rFonts w:ascii="Cambria Math" w:hAnsi="Cambria Math"/>
                <w:lang w:val="id-ID"/>
              </w:rPr>
              <m:t>P(X)</m:t>
            </m:r>
          </m:den>
        </m:f>
      </m:oMath>
      <w:r w:rsidRPr="000F7960">
        <w:rPr>
          <w:rFonts w:ascii="Cambria Math" w:hAnsi="Cambria Math"/>
          <w:i/>
          <w:iCs/>
          <w:lang w:val="id-ID"/>
        </w:rPr>
        <w:tab/>
      </w:r>
      <w:r w:rsidRPr="000F7960">
        <w:rPr>
          <w:rFonts w:ascii="Cambria Math" w:hAnsi="Cambria Math"/>
          <w:iCs/>
          <w:lang w:val="id-ID"/>
        </w:rPr>
        <w:t>(1)</w:t>
      </w:r>
    </w:p>
    <w:p w14:paraId="75EBEE34" w14:textId="77777777" w:rsidR="009E05C7" w:rsidRDefault="009E05C7" w:rsidP="009E05C7">
      <w:pPr>
        <w:tabs>
          <w:tab w:val="right" w:pos="4140"/>
        </w:tabs>
        <w:spacing w:before="240"/>
        <w:jc w:val="center"/>
        <w:rPr>
          <w:rFonts w:ascii="Cambria Math" w:hAnsi="Cambria Math"/>
          <w:iCs/>
          <w:lang w:val="id-ID"/>
        </w:rPr>
      </w:pPr>
    </w:p>
    <w:p w14:paraId="771E2DD5" w14:textId="77777777" w:rsidR="009E05C7" w:rsidRPr="00885711" w:rsidRDefault="009E05C7" w:rsidP="009E05C7">
      <w:pPr>
        <w:tabs>
          <w:tab w:val="right" w:pos="4140"/>
        </w:tabs>
        <w:spacing w:after="0"/>
        <w:ind w:left="720"/>
        <w:rPr>
          <w:rFonts w:ascii="Cambria Math" w:hAnsi="Cambria Math"/>
          <w:iCs/>
          <w:sz w:val="20"/>
          <w:szCs w:val="20"/>
          <w:lang w:val="id-ID"/>
        </w:rPr>
      </w:pPr>
      <m:oMath>
        <m:r>
          <w:rPr>
            <w:rFonts w:ascii="Cambria Math" w:hAnsi="Cambria Math"/>
            <w:sz w:val="20"/>
            <w:szCs w:val="20"/>
            <w:lang w:val="id-ID"/>
          </w:rPr>
          <m:t>P(</m:t>
        </m:r>
        <m:sSub>
          <m:sSubPr>
            <m:ctrlPr>
              <w:rPr>
                <w:rFonts w:ascii="Cambria Math" w:hAnsi="Cambria Math"/>
                <w:i/>
                <w:iCs/>
                <w:sz w:val="20"/>
                <w:szCs w:val="20"/>
                <w:lang w:val="id-ID"/>
              </w:rPr>
            </m:ctrlPr>
          </m:sSubPr>
          <m:e>
            <m:r>
              <w:rPr>
                <w:rFonts w:ascii="Cambria Math" w:hAnsi="Cambria Math"/>
                <w:sz w:val="20"/>
                <w:szCs w:val="20"/>
                <w:lang w:val="id-ID"/>
              </w:rPr>
              <m:t>C</m:t>
            </m:r>
          </m:e>
          <m:sub>
            <m:r>
              <w:rPr>
                <w:rFonts w:ascii="Cambria Math" w:hAnsi="Cambria Math"/>
                <w:sz w:val="20"/>
                <w:szCs w:val="20"/>
                <w:lang w:val="id-ID"/>
              </w:rPr>
              <m:t>k</m:t>
            </m:r>
          </m:sub>
        </m:sSub>
        <m:r>
          <w:rPr>
            <w:rFonts w:ascii="Cambria Math" w:hAnsi="Cambria Math"/>
            <w:sz w:val="20"/>
            <w:szCs w:val="20"/>
            <w:lang w:val="id-ID"/>
          </w:rPr>
          <m:t xml:space="preserve"> | X)</m:t>
        </m:r>
      </m:oMath>
      <w:r w:rsidRPr="00885711">
        <w:rPr>
          <w:rFonts w:ascii="Cambria Math" w:hAnsi="Cambria Math"/>
          <w:iCs/>
          <w:sz w:val="20"/>
          <w:szCs w:val="20"/>
          <w:lang w:val="id-ID"/>
        </w:rPr>
        <w:t xml:space="preserve"> = This is the probability of class </w:t>
      </w:r>
      <m:oMath>
        <m:sSub>
          <m:sSubPr>
            <m:ctrlPr>
              <w:rPr>
                <w:rFonts w:ascii="Cambria Math" w:hAnsi="Cambria Math"/>
                <w:i/>
                <w:iCs/>
                <w:lang w:val="id-ID"/>
              </w:rPr>
            </m:ctrlPr>
          </m:sSubPr>
          <m:e>
            <m:r>
              <w:rPr>
                <w:rFonts w:ascii="Cambria Math" w:hAnsi="Cambria Math"/>
                <w:lang w:val="id-ID"/>
              </w:rPr>
              <m:t>C</m:t>
            </m:r>
          </m:e>
          <m:sub>
            <m:r>
              <w:rPr>
                <w:rFonts w:ascii="Cambria Math" w:hAnsi="Cambria Math"/>
                <w:lang w:val="id-ID"/>
              </w:rPr>
              <m:t>k</m:t>
            </m:r>
          </m:sub>
        </m:sSub>
        <m:r>
          <w:rPr>
            <w:rFonts w:ascii="Cambria Math" w:hAnsi="Cambria Math"/>
            <w:lang w:val="id-ID"/>
          </w:rPr>
          <m:t xml:space="preserve"> </m:t>
        </m:r>
      </m:oMath>
      <w:r w:rsidRPr="00885711">
        <w:rPr>
          <w:rFonts w:ascii="Cambria Math" w:hAnsi="Cambria Math"/>
          <w:iCs/>
          <w:sz w:val="20"/>
          <w:szCs w:val="20"/>
          <w:lang w:val="id-ID"/>
        </w:rPr>
        <w:t>given the data</w:t>
      </w:r>
      <w:r>
        <w:rPr>
          <w:rFonts w:ascii="Cambria Math" w:hAnsi="Cambria Math"/>
          <w:iCs/>
          <w:sz w:val="20"/>
          <w:szCs w:val="20"/>
          <w:lang w:val="id-ID"/>
        </w:rPr>
        <w:t xml:space="preserve"> </w:t>
      </w:r>
      <m:oMath>
        <m:r>
          <w:rPr>
            <w:rFonts w:ascii="Cambria Math" w:hAnsi="Cambria Math"/>
            <w:lang w:val="id-ID"/>
          </w:rPr>
          <m:t>X</m:t>
        </m:r>
      </m:oMath>
      <w:r>
        <w:rPr>
          <w:rFonts w:ascii="Cambria Math" w:hAnsi="Cambria Math"/>
          <w:iCs/>
          <w:lang w:val="id-ID"/>
        </w:rPr>
        <w:t>.</w:t>
      </w:r>
    </w:p>
    <w:p w14:paraId="5BD148C7" w14:textId="77777777" w:rsidR="009E05C7" w:rsidRPr="00885711" w:rsidRDefault="009E05C7" w:rsidP="009E05C7">
      <w:pPr>
        <w:tabs>
          <w:tab w:val="right" w:pos="4140"/>
        </w:tabs>
        <w:spacing w:after="0"/>
        <w:ind w:left="720"/>
        <w:rPr>
          <w:rFonts w:ascii="Cambria Math" w:hAnsi="Cambria Math"/>
          <w:iCs/>
          <w:sz w:val="20"/>
          <w:szCs w:val="20"/>
          <w:lang w:val="id-ID"/>
        </w:rPr>
      </w:pPr>
      <m:oMath>
        <m:r>
          <w:rPr>
            <w:rFonts w:ascii="Cambria Math" w:hAnsi="Cambria Math"/>
            <w:sz w:val="20"/>
            <w:szCs w:val="20"/>
            <w:lang w:val="id-ID"/>
          </w:rPr>
          <m:t>P</m:t>
        </m:r>
        <m:d>
          <m:dPr>
            <m:ctrlPr>
              <w:rPr>
                <w:rFonts w:ascii="Cambria Math" w:hAnsi="Cambria Math"/>
                <w:i/>
                <w:iCs/>
                <w:sz w:val="20"/>
                <w:szCs w:val="20"/>
                <w:lang w:val="id-ID"/>
              </w:rPr>
            </m:ctrlPr>
          </m:dPr>
          <m:e>
            <m:sSub>
              <m:sSubPr>
                <m:ctrlPr>
                  <w:rPr>
                    <w:rFonts w:ascii="Cambria Math" w:hAnsi="Cambria Math"/>
                    <w:i/>
                    <w:iCs/>
                    <w:sz w:val="20"/>
                    <w:szCs w:val="20"/>
                    <w:lang w:val="id-ID"/>
                  </w:rPr>
                </m:ctrlPr>
              </m:sSubPr>
              <m:e>
                <m:r>
                  <w:rPr>
                    <w:rFonts w:ascii="Cambria Math" w:hAnsi="Cambria Math"/>
                    <w:sz w:val="20"/>
                    <w:szCs w:val="20"/>
                    <w:lang w:val="id-ID"/>
                  </w:rPr>
                  <m:t>C</m:t>
                </m:r>
              </m:e>
              <m:sub>
                <m:r>
                  <w:rPr>
                    <w:rFonts w:ascii="Cambria Math" w:hAnsi="Cambria Math"/>
                    <w:sz w:val="20"/>
                    <w:szCs w:val="20"/>
                    <w:lang w:val="id-ID"/>
                  </w:rPr>
                  <m:t>k</m:t>
                </m:r>
              </m:sub>
            </m:sSub>
          </m:e>
        </m:d>
        <m:r>
          <w:rPr>
            <w:rFonts w:ascii="Cambria Math" w:hAnsi="Cambria Math"/>
            <w:sz w:val="20"/>
            <w:szCs w:val="20"/>
            <w:lang w:val="id-ID"/>
          </w:rPr>
          <m:t xml:space="preserve"> </m:t>
        </m:r>
      </m:oMath>
      <w:r w:rsidRPr="00885711">
        <w:rPr>
          <w:rFonts w:ascii="Cambria Math" w:hAnsi="Cambria Math"/>
          <w:iCs/>
          <w:sz w:val="20"/>
          <w:szCs w:val="20"/>
          <w:lang w:val="id-ID"/>
        </w:rPr>
        <w:t>=</w:t>
      </w:r>
      <w:r>
        <w:rPr>
          <w:rFonts w:ascii="Cambria Math" w:hAnsi="Cambria Math"/>
          <w:iCs/>
          <w:sz w:val="20"/>
          <w:szCs w:val="20"/>
          <w:lang w:val="id-ID"/>
        </w:rPr>
        <w:t xml:space="preserve"> </w:t>
      </w:r>
      <w:r w:rsidRPr="00885711">
        <w:rPr>
          <w:rFonts w:ascii="Cambria Math" w:hAnsi="Cambria Math"/>
          <w:iCs/>
          <w:sz w:val="20"/>
          <w:szCs w:val="20"/>
          <w:lang w:val="id-ID"/>
        </w:rPr>
        <w:t>This is the prior probability of class</w:t>
      </w:r>
      <w:r>
        <w:rPr>
          <w:rFonts w:ascii="Cambria Math" w:hAnsi="Cambria Math"/>
          <w:iCs/>
          <w:sz w:val="20"/>
          <w:szCs w:val="20"/>
          <w:lang w:val="id-ID"/>
        </w:rPr>
        <w:t xml:space="preserve"> </w:t>
      </w:r>
      <m:oMath>
        <m:sSub>
          <m:sSubPr>
            <m:ctrlPr>
              <w:rPr>
                <w:rFonts w:ascii="Cambria Math" w:hAnsi="Cambria Math"/>
                <w:i/>
                <w:iCs/>
                <w:lang w:val="id-ID"/>
              </w:rPr>
            </m:ctrlPr>
          </m:sSubPr>
          <m:e>
            <m:r>
              <w:rPr>
                <w:rFonts w:ascii="Cambria Math" w:hAnsi="Cambria Math"/>
                <w:lang w:val="id-ID"/>
              </w:rPr>
              <m:t>C</m:t>
            </m:r>
          </m:e>
          <m:sub>
            <m:r>
              <w:rPr>
                <w:rFonts w:ascii="Cambria Math" w:hAnsi="Cambria Math"/>
                <w:lang w:val="id-ID"/>
              </w:rPr>
              <m:t>k</m:t>
            </m:r>
          </m:sub>
        </m:sSub>
      </m:oMath>
      <w:r>
        <w:rPr>
          <w:rFonts w:ascii="Cambria Math" w:hAnsi="Cambria Math"/>
          <w:iCs/>
          <w:lang w:val="id-ID"/>
        </w:rPr>
        <w:t>.</w:t>
      </w:r>
    </w:p>
    <w:p w14:paraId="06E1D2A3" w14:textId="77777777" w:rsidR="009E05C7" w:rsidRPr="00885711" w:rsidRDefault="009E05C7" w:rsidP="009E05C7">
      <w:pPr>
        <w:tabs>
          <w:tab w:val="right" w:pos="4140"/>
        </w:tabs>
        <w:spacing w:after="0"/>
        <w:ind w:left="720"/>
        <w:rPr>
          <w:rFonts w:ascii="Cambria Math" w:hAnsi="Cambria Math"/>
          <w:iCs/>
          <w:sz w:val="20"/>
          <w:szCs w:val="20"/>
          <w:lang w:val="id-ID"/>
        </w:rPr>
      </w:pPr>
      <m:oMath>
        <m:r>
          <w:rPr>
            <w:rFonts w:ascii="Cambria Math" w:hAnsi="Cambria Math"/>
            <w:sz w:val="20"/>
            <w:szCs w:val="20"/>
            <w:lang w:val="id-ID"/>
          </w:rPr>
          <m:t>P</m:t>
        </m:r>
        <m:d>
          <m:dPr>
            <m:endChr m:val="|"/>
            <m:ctrlPr>
              <w:rPr>
                <w:rFonts w:ascii="Cambria Math" w:hAnsi="Cambria Math"/>
                <w:i/>
                <w:iCs/>
                <w:sz w:val="20"/>
                <w:szCs w:val="20"/>
                <w:lang w:val="id-ID"/>
              </w:rPr>
            </m:ctrlPr>
          </m:dPr>
          <m:e>
            <m:r>
              <w:rPr>
                <w:rFonts w:ascii="Cambria Math" w:hAnsi="Cambria Math"/>
                <w:sz w:val="20"/>
                <w:szCs w:val="20"/>
                <w:lang w:val="id-ID"/>
              </w:rPr>
              <m:t xml:space="preserve">X </m:t>
            </m:r>
          </m:e>
        </m:d>
        <m:sSub>
          <m:sSubPr>
            <m:ctrlPr>
              <w:rPr>
                <w:rFonts w:ascii="Cambria Math" w:hAnsi="Cambria Math"/>
                <w:i/>
                <w:iCs/>
                <w:sz w:val="20"/>
                <w:szCs w:val="20"/>
                <w:lang w:val="id-ID"/>
              </w:rPr>
            </m:ctrlPr>
          </m:sSubPr>
          <m:e>
            <m:r>
              <w:rPr>
                <w:rFonts w:ascii="Cambria Math" w:hAnsi="Cambria Math"/>
                <w:sz w:val="20"/>
                <w:szCs w:val="20"/>
                <w:lang w:val="id-ID"/>
              </w:rPr>
              <m:t>C</m:t>
            </m:r>
          </m:e>
          <m:sub>
            <m:r>
              <w:rPr>
                <w:rFonts w:ascii="Cambria Math" w:hAnsi="Cambria Math"/>
                <w:sz w:val="20"/>
                <w:szCs w:val="20"/>
                <w:lang w:val="id-ID"/>
              </w:rPr>
              <m:t>k</m:t>
            </m:r>
          </m:sub>
        </m:sSub>
        <m:r>
          <w:rPr>
            <w:rFonts w:ascii="Cambria Math" w:hAnsi="Cambria Math"/>
            <w:sz w:val="20"/>
            <w:szCs w:val="20"/>
            <w:lang w:val="id-ID"/>
          </w:rPr>
          <m:t>)</m:t>
        </m:r>
      </m:oMath>
      <w:r w:rsidRPr="00885711">
        <w:rPr>
          <w:rFonts w:ascii="Cambria Math" w:hAnsi="Cambria Math"/>
          <w:iCs/>
          <w:sz w:val="20"/>
          <w:szCs w:val="20"/>
          <w:lang w:val="id-ID"/>
        </w:rPr>
        <w:t xml:space="preserve"> =</w:t>
      </w:r>
      <w:r>
        <w:rPr>
          <w:rFonts w:ascii="Cambria Math" w:hAnsi="Cambria Math"/>
          <w:iCs/>
          <w:sz w:val="20"/>
          <w:szCs w:val="20"/>
          <w:lang w:val="id-ID"/>
        </w:rPr>
        <w:t xml:space="preserve"> </w:t>
      </w:r>
      <w:r w:rsidRPr="001D62FD">
        <w:rPr>
          <w:rFonts w:ascii="Cambria Math" w:hAnsi="Cambria Math"/>
          <w:iCs/>
          <w:sz w:val="20"/>
          <w:szCs w:val="20"/>
          <w:lang w:val="id-ID"/>
        </w:rPr>
        <w:t>This is the likelihood of the data</w:t>
      </w:r>
      <w:r w:rsidRPr="001D62FD">
        <w:rPr>
          <w:rFonts w:ascii="Cambria Math" w:hAnsi="Cambria Math"/>
          <w:i/>
          <w:iCs/>
          <w:sz w:val="20"/>
          <w:szCs w:val="20"/>
          <w:lang w:val="id-ID"/>
        </w:rPr>
        <w:t xml:space="preserve"> </w:t>
      </w:r>
      <m:oMath>
        <m:r>
          <w:rPr>
            <w:rFonts w:ascii="Cambria Math" w:hAnsi="Cambria Math"/>
            <w:sz w:val="20"/>
            <w:szCs w:val="20"/>
            <w:lang w:val="id-ID"/>
          </w:rPr>
          <m:t>X</m:t>
        </m:r>
      </m:oMath>
      <w:r w:rsidRPr="001D62FD">
        <w:rPr>
          <w:rFonts w:ascii="Cambria Math" w:hAnsi="Cambria Math"/>
          <w:iCs/>
          <w:sz w:val="20"/>
          <w:szCs w:val="20"/>
          <w:lang w:val="id-ID"/>
        </w:rPr>
        <w:t xml:space="preserve"> given that it is from class</w:t>
      </w:r>
      <w:r>
        <w:rPr>
          <w:rFonts w:ascii="Cambria Math" w:hAnsi="Cambria Math"/>
          <w:iCs/>
          <w:sz w:val="20"/>
          <w:szCs w:val="20"/>
          <w:lang w:val="id-ID"/>
        </w:rPr>
        <w:t xml:space="preserve"> </w:t>
      </w:r>
      <m:oMath>
        <m:sSub>
          <m:sSubPr>
            <m:ctrlPr>
              <w:rPr>
                <w:rFonts w:ascii="Cambria Math" w:hAnsi="Cambria Math"/>
                <w:i/>
                <w:iCs/>
                <w:lang w:val="id-ID"/>
              </w:rPr>
            </m:ctrlPr>
          </m:sSubPr>
          <m:e>
            <m:r>
              <w:rPr>
                <w:rFonts w:ascii="Cambria Math" w:hAnsi="Cambria Math"/>
                <w:lang w:val="id-ID"/>
              </w:rPr>
              <m:t>C</m:t>
            </m:r>
          </m:e>
          <m:sub>
            <m:r>
              <w:rPr>
                <w:rFonts w:ascii="Cambria Math" w:hAnsi="Cambria Math"/>
                <w:lang w:val="id-ID"/>
              </w:rPr>
              <m:t>k</m:t>
            </m:r>
          </m:sub>
        </m:sSub>
      </m:oMath>
      <w:r>
        <w:rPr>
          <w:rFonts w:ascii="Cambria Math" w:hAnsi="Cambria Math"/>
          <w:iCs/>
          <w:lang w:val="id-ID"/>
        </w:rPr>
        <w:t>.</w:t>
      </w:r>
    </w:p>
    <w:p w14:paraId="205A709D" w14:textId="77777777" w:rsidR="009E05C7" w:rsidRPr="00885711" w:rsidRDefault="009E05C7" w:rsidP="009E05C7">
      <w:pPr>
        <w:tabs>
          <w:tab w:val="right" w:pos="4140"/>
        </w:tabs>
        <w:spacing w:after="0"/>
        <w:ind w:left="720"/>
        <w:rPr>
          <w:rFonts w:ascii="Cambria Math" w:hAnsi="Cambria Math"/>
          <w:iCs/>
          <w:sz w:val="20"/>
          <w:szCs w:val="20"/>
          <w:lang w:val="id-ID"/>
        </w:rPr>
      </w:pPr>
      <m:oMath>
        <m:r>
          <w:rPr>
            <w:rFonts w:ascii="Cambria Math" w:hAnsi="Cambria Math"/>
            <w:sz w:val="20"/>
            <w:szCs w:val="20"/>
            <w:lang w:val="id-ID"/>
          </w:rPr>
          <m:t>P(X)</m:t>
        </m:r>
      </m:oMath>
      <w:r w:rsidRPr="00885711">
        <w:rPr>
          <w:rFonts w:ascii="Cambria Math" w:hAnsi="Cambria Math"/>
          <w:iCs/>
          <w:sz w:val="20"/>
          <w:szCs w:val="20"/>
          <w:lang w:val="id-ID"/>
        </w:rPr>
        <w:t xml:space="preserve"> = </w:t>
      </w:r>
      <w:r w:rsidRPr="001D62FD">
        <w:rPr>
          <w:rFonts w:ascii="Cambria Math" w:hAnsi="Cambria Math"/>
          <w:iCs/>
          <w:sz w:val="20"/>
          <w:szCs w:val="20"/>
          <w:lang w:val="id-ID"/>
        </w:rPr>
        <w:t>This is the prior probability of the data</w:t>
      </w:r>
      <w:r>
        <w:rPr>
          <w:rFonts w:ascii="Cambria Math" w:hAnsi="Cambria Math"/>
          <w:iCs/>
          <w:sz w:val="20"/>
          <w:szCs w:val="20"/>
          <w:lang w:val="id-ID"/>
        </w:rPr>
        <w:t xml:space="preserve"> </w:t>
      </w:r>
      <m:oMath>
        <m:r>
          <w:rPr>
            <w:rFonts w:ascii="Cambria Math" w:hAnsi="Cambria Math"/>
            <w:sz w:val="20"/>
            <w:szCs w:val="20"/>
            <w:lang w:val="id-ID"/>
          </w:rPr>
          <m:t>X</m:t>
        </m:r>
      </m:oMath>
      <w:r>
        <w:rPr>
          <w:rFonts w:ascii="Cambria Math" w:hAnsi="Cambria Math"/>
          <w:iCs/>
          <w:sz w:val="20"/>
          <w:szCs w:val="20"/>
          <w:lang w:val="id-ID"/>
        </w:rPr>
        <w:t>.</w:t>
      </w:r>
    </w:p>
    <w:p w14:paraId="4835DF44" w14:textId="69422402" w:rsidR="00871A93" w:rsidRPr="00871A93" w:rsidRDefault="00871A93" w:rsidP="00871A93">
      <w:pPr>
        <w:pStyle w:val="SUBJUDUL"/>
        <w:ind w:firstLine="567"/>
        <w:jc w:val="both"/>
        <w:rPr>
          <w:rFonts w:ascii="Palatino Linotype" w:hAnsi="Palatino Linotype"/>
          <w:b w:val="0"/>
          <w:bCs/>
          <w:color w:val="auto"/>
          <w:sz w:val="22"/>
          <w:szCs w:val="22"/>
        </w:rPr>
      </w:pPr>
      <w:r w:rsidRPr="00871A93">
        <w:rPr>
          <w:rFonts w:ascii="Palatino Linotype" w:hAnsi="Palatino Linotype"/>
          <w:b w:val="0"/>
          <w:bCs/>
          <w:color w:val="auto"/>
          <w:sz w:val="20"/>
        </w:rPr>
        <w:t>The "naive" aspect of the classifier comes from the assumption that the features (in this case, words in a review) are conditionally independent given the class. This assumption simplifies the computation significantly, making the algorithm very efficient, especially for large datasets</w:t>
      </w:r>
      <w:r w:rsidRPr="00871A93">
        <w:rPr>
          <w:rFonts w:ascii="Palatino Linotype" w:hAnsi="Palatino Linotype"/>
          <w:b w:val="0"/>
          <w:bCs/>
          <w:color w:val="auto"/>
          <w:sz w:val="22"/>
          <w:szCs w:val="22"/>
        </w:rPr>
        <w:t>.</w:t>
      </w:r>
    </w:p>
    <w:p w14:paraId="2F3D4F51" w14:textId="48F3B364" w:rsidR="00881092" w:rsidRPr="000F7960" w:rsidRDefault="00CC205D" w:rsidP="00881092">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t xml:space="preserve">Research </w:t>
      </w:r>
      <w:r w:rsidR="00964E53">
        <w:rPr>
          <w:rFonts w:ascii="Palatino Linotype" w:hAnsi="Palatino Linotype"/>
          <w:color w:val="auto"/>
          <w:sz w:val="22"/>
          <w:szCs w:val="22"/>
        </w:rPr>
        <w:t>Stages</w:t>
      </w:r>
    </w:p>
    <w:p w14:paraId="6856FDB7" w14:textId="1EA932E6" w:rsidR="00B27EE4" w:rsidRDefault="007D14BE" w:rsidP="00881092">
      <w:pPr>
        <w:pStyle w:val="BODYPARAGRAP"/>
        <w:ind w:firstLine="567"/>
        <w:rPr>
          <w:color w:val="auto"/>
          <w:sz w:val="20"/>
          <w:szCs w:val="20"/>
          <w:lang w:val="en-AU"/>
        </w:rPr>
      </w:pPr>
      <w:r w:rsidRPr="007D14BE">
        <w:rPr>
          <w:color w:val="auto"/>
          <w:sz w:val="20"/>
          <w:szCs w:val="20"/>
          <w:lang w:val="en-AU"/>
        </w:rPr>
        <w:t>The research involves several stages, each critical to the overall success of the sentiment analysis</w:t>
      </w:r>
      <w:r w:rsidR="001B0691">
        <w:rPr>
          <w:color w:val="auto"/>
          <w:sz w:val="20"/>
          <w:szCs w:val="20"/>
          <w:lang w:val="en-AU"/>
        </w:rPr>
        <w:t>.</w:t>
      </w:r>
    </w:p>
    <w:p w14:paraId="7C2CBCF9" w14:textId="3F64028B" w:rsidR="00910E8F" w:rsidRPr="000F7960" w:rsidRDefault="00CB1971" w:rsidP="00910E8F">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Data Collection</w:t>
      </w:r>
    </w:p>
    <w:p w14:paraId="5B5A8B6D" w14:textId="2DC35935" w:rsidR="00910E8F" w:rsidRDefault="00F35413" w:rsidP="00910E8F">
      <w:pPr>
        <w:pStyle w:val="BODYPARAGRAP"/>
        <w:ind w:firstLine="567"/>
        <w:rPr>
          <w:color w:val="auto"/>
          <w:sz w:val="20"/>
          <w:szCs w:val="20"/>
          <w:lang w:val="en-AU"/>
        </w:rPr>
      </w:pPr>
      <w:r w:rsidRPr="00F35413">
        <w:rPr>
          <w:color w:val="auto"/>
          <w:sz w:val="20"/>
          <w:szCs w:val="20"/>
          <w:lang w:val="en-AU"/>
        </w:rPr>
        <w:t xml:space="preserve">Web scraping was performed using Google Colaboratory and the Python programming language. The Google-play-scraper library was used to scrape </w:t>
      </w:r>
      <w:r w:rsidR="00FA7B81" w:rsidRPr="00FA7B81">
        <w:rPr>
          <w:color w:val="auto"/>
          <w:sz w:val="20"/>
          <w:szCs w:val="20"/>
          <w:highlight w:val="yellow"/>
          <w:lang w:val="en-AU"/>
        </w:rPr>
        <w:t>2500</w:t>
      </w:r>
      <w:r w:rsidRPr="00F35413">
        <w:rPr>
          <w:color w:val="auto"/>
          <w:sz w:val="20"/>
          <w:szCs w:val="20"/>
          <w:lang w:val="en-AU"/>
        </w:rPr>
        <w:t xml:space="preserve"> recent reviews of the Blibli application from the Google Play Store.</w:t>
      </w:r>
    </w:p>
    <w:p w14:paraId="16246D70" w14:textId="388E2494" w:rsidR="00F35413" w:rsidRDefault="002979DA" w:rsidP="00F35413">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 xml:space="preserve">Data </w:t>
      </w:r>
      <w:r w:rsidR="00866AF4">
        <w:rPr>
          <w:rFonts w:ascii="Palatino Linotype" w:hAnsi="Palatino Linotype"/>
          <w:color w:val="auto"/>
          <w:sz w:val="22"/>
          <w:szCs w:val="22"/>
        </w:rPr>
        <w:t>Preprocessing</w:t>
      </w:r>
    </w:p>
    <w:p w14:paraId="524387F2" w14:textId="038139C0" w:rsidR="00725038" w:rsidRPr="00725038" w:rsidRDefault="001C22DA" w:rsidP="00725038">
      <w:pPr>
        <w:pStyle w:val="SUBJUDUL"/>
        <w:ind w:firstLine="360"/>
        <w:jc w:val="both"/>
        <w:rPr>
          <w:rFonts w:ascii="Palatino Linotype" w:hAnsi="Palatino Linotype"/>
          <w:b w:val="0"/>
          <w:bCs/>
          <w:color w:val="auto"/>
          <w:sz w:val="20"/>
        </w:rPr>
      </w:pPr>
      <w:r w:rsidRPr="001C22DA">
        <w:rPr>
          <w:rFonts w:ascii="Palatino Linotype" w:hAnsi="Palatino Linotype"/>
          <w:b w:val="0"/>
          <w:bCs/>
          <w:color w:val="auto"/>
          <w:sz w:val="20"/>
        </w:rPr>
        <w:t>The following stage is preprocessing. Preprocessing is stage in which we clean the data before extracting its features. Preprocessing can help to avoid data interference, imperfect data, and inconsistent data</w:t>
      </w:r>
      <w:r w:rsidR="00B84E39">
        <w:rPr>
          <w:rFonts w:ascii="Palatino Linotype" w:hAnsi="Palatino Linotype"/>
          <w:b w:val="0"/>
          <w:bCs/>
          <w:color w:val="auto"/>
          <w:sz w:val="20"/>
        </w:rPr>
        <w:t xml:space="preserve"> </w:t>
      </w:r>
      <w:r w:rsidR="00B84E39">
        <w:rPr>
          <w:rFonts w:ascii="Palatino Linotype" w:hAnsi="Palatino Linotype"/>
          <w:b w:val="0"/>
          <w:bCs/>
          <w:color w:val="auto"/>
          <w:sz w:val="20"/>
        </w:rPr>
        <w:fldChar w:fldCharType="begin" w:fldLock="1"/>
      </w:r>
      <w:r w:rsidR="00C309D5">
        <w:rPr>
          <w:rFonts w:ascii="Palatino Linotype" w:hAnsi="Palatino Linotype"/>
          <w:b w:val="0"/>
          <w:bCs/>
          <w:color w:val="auto"/>
          <w:sz w:val="20"/>
        </w:rPr>
        <w:instrText>ADDIN CSL_CITATION {"citationItems":[{"id":"ITEM-1","itemData":{"DOI":"10.25008/ijadis.v3i1.1233","abstract":"The Ministry of Education and Culture initiated the Merdeka Belajar Kampus Merdeka (MBKM) program. Several programs in Merdeka Belajar Kampus Merdeka (MBKM) Program include industrial internships, independent projects, student exchanges, community service projects, humanitarian programs, and so on. Kampus Mengajar 2 is one of the programs that hadbeen running. The program received various responses from the public, which were expressed on social media. The Supervisor at kampus mengajar 2 was also active in providing various comments on the kampus mengajar 2 telegramgroups in the form of good, bad, and neutral comments. These comments have the potential to generate a growing sentiment among the general public and academics. Based on these issues, the researcher analyzed the kampus mengajar 2 sentiments toward the implementation of the Merdeka Belajar Kampus Merdeka program with the data source being comments on the supervisors' telegram group. The data obtained from the telegram group is classified as good, bad, or neutral using the Naive Bayes method and K-Nearest Neighbors on up to 591 data points. The data is then divided into two parts: training data and testing data. Testing data can account for up to 20 percent of total data, with the remaining 80 percent serving as training data. The accuracy results on sentiment analysis show that the Naive Bayes method outperforms the KNN method, with 99.30 percent for Naive Bayes and 97.20 percent for K-Nearest Neighbors","author":[{"dropping-particle":"","family":"Rozaq","given":"Abdul","non-dropping-particle":"","parse-names":false,"suffix":""},{"dropping-particle":"","family":"Yunitasari","given":"Yessi","non-dropping-particle":"","parse-names":false,"suffix":""},{"dropping-particle":"","family":"Sussolaikah","given":"Kelik","non-dropping-particle":"","parse-names":false,"suffix":""},{"dropping-particle":"","family":"Sari","given":"Eka Resty Novieta","non-dropping-particle":"","parse-names":false,"suffix":""}],"container-title":"International Journal of Advances in Data and Information Systems","id":"ITEM-1","issue":"1","issued":{"date-parts":[["2022"]]},"page":"30-37","title":"Sentiment Analysis of Kampus Mengajar 2 Toward the Implementation of Merdeka Belajar Kampus Merdeka Using Naïve Bayes and Euclidean Distence Methods","type":"article-journal","volume":"3"},"uris":["http://www.mendeley.com/documents/?uuid=1f22f4cf-f3e2-411c-b9b5-6663cce44681","http://www.mendeley.com/documents/?uuid=de1441fc-343f-43e2-93c0-f30df3b5546d"]}],"mendeley":{"formattedCitation":"[11]","plainTextFormattedCitation":"[11]","previouslyFormattedCitation":"[11]"},"properties":{"noteIndex":0},"schema":"https://github.com/citation-style-language/schema/raw/master/csl-citation.json"}</w:instrText>
      </w:r>
      <w:r w:rsidR="00B84E39">
        <w:rPr>
          <w:rFonts w:ascii="Palatino Linotype" w:hAnsi="Palatino Linotype"/>
          <w:b w:val="0"/>
          <w:bCs/>
          <w:color w:val="auto"/>
          <w:sz w:val="20"/>
        </w:rPr>
        <w:fldChar w:fldCharType="separate"/>
      </w:r>
      <w:r w:rsidR="00B84E39" w:rsidRPr="00B84E39">
        <w:rPr>
          <w:rFonts w:ascii="Palatino Linotype" w:hAnsi="Palatino Linotype"/>
          <w:b w:val="0"/>
          <w:bCs/>
          <w:noProof/>
          <w:color w:val="auto"/>
          <w:sz w:val="20"/>
        </w:rPr>
        <w:t>[11]</w:t>
      </w:r>
      <w:r w:rsidR="00B84E39">
        <w:rPr>
          <w:rFonts w:ascii="Palatino Linotype" w:hAnsi="Palatino Linotype"/>
          <w:b w:val="0"/>
          <w:bCs/>
          <w:color w:val="auto"/>
          <w:sz w:val="20"/>
        </w:rPr>
        <w:fldChar w:fldCharType="end"/>
      </w:r>
      <w:r w:rsidR="00035C09">
        <w:rPr>
          <w:rFonts w:ascii="Palatino Linotype" w:hAnsi="Palatino Linotype"/>
          <w:b w:val="0"/>
          <w:bCs/>
          <w:color w:val="auto"/>
          <w:sz w:val="20"/>
        </w:rPr>
        <w:t xml:space="preserve">. </w:t>
      </w:r>
      <w:r w:rsidR="00E50E69" w:rsidRPr="00E50E69">
        <w:rPr>
          <w:rFonts w:ascii="Palatino Linotype" w:hAnsi="Palatino Linotype"/>
          <w:b w:val="0"/>
          <w:bCs/>
          <w:color w:val="auto"/>
          <w:sz w:val="20"/>
        </w:rPr>
        <w:t>Pre-processing is a process of changing the form of data that has not been structured into structured data as needed, for further mining processes</w:t>
      </w:r>
      <w:r w:rsidR="00E50E69">
        <w:rPr>
          <w:rFonts w:ascii="Palatino Linotype" w:hAnsi="Palatino Linotype"/>
          <w:b w:val="0"/>
          <w:bCs/>
          <w:color w:val="auto"/>
          <w:sz w:val="20"/>
        </w:rPr>
        <w:t xml:space="preserve"> </w:t>
      </w:r>
      <w:r w:rsidR="00434341">
        <w:rPr>
          <w:rFonts w:ascii="Palatino Linotype" w:hAnsi="Palatino Linotype"/>
          <w:b w:val="0"/>
          <w:bCs/>
          <w:color w:val="auto"/>
          <w:sz w:val="20"/>
        </w:rPr>
        <w:fldChar w:fldCharType="begin" w:fldLock="1"/>
      </w:r>
      <w:r w:rsidR="00580165">
        <w:rPr>
          <w:rFonts w:ascii="Palatino Linotype" w:hAnsi="Palatino Linotype"/>
          <w:b w:val="0"/>
          <w:bCs/>
          <w:color w:val="auto"/>
          <w:sz w:val="20"/>
        </w:rPr>
        <w:instrText>ADDIN CSL_CITATION {"citationItems":[{"id":"ITEM-1","itemData":{"DOI":"10.1088/1742-6596/1511/1/012003","ISSN":"17426596","abstract":"Election is the process of selecting people to fill a variety of political positions that are diverse. General elections in a country are usually held periodically where the country adheres to a democratic system. Indonesia is a country that adopts a democratic system. The development of the use of Social Media is very fast. Nowadays, there are many social media which have a big influence. As a result, society has experienced changes in culture, ethics, norms and a more critical mindset in responding to existing conditions as well. Social media is now increasingly easy to use by all groups, from the beginning only a small person to a successful person and famous for Social Media. Sentiment analysis is a science that is useful for analyzing someone's opinions, sentiments, and emotions expressed in the text. In this study the Naïve Bayes method can be applied to the classification of positive, negative, and neutral opinions. In this study of 50 training data and 10 test data obtained an accuracy of 90%. And the results obtained positive sentiment percentage of 50%, negative 20%, neutral 10%. More positive sentiments gained.","author":[{"dropping-particle":"","family":"Nurcahyono","given":"Damar","non-dropping-particle":"","parse-names":false,"suffix":""},{"dropping-particle":"","family":"Putra","given":"Willy Permana","non-dropping-particle":"","parse-names":false,"suffix":""},{"dropping-particle":"","family":"Najib","given":"Abdul","non-dropping-particle":"","parse-names":false,"suffix":""},{"dropping-particle":"","family":"Tulili","given":"Tien Rahayu","non-dropping-particle":"","parse-names":false,"suffix":""}],"container-title":"Journal of Physics: Conference Series","id":"ITEM-1","issue":"1","issued":{"date-parts":[["2020"]]},"title":"Analysis sentiment in social media against election using the method naive Bayes","type":"article-journal","volume":"1511"},"uris":["http://www.mendeley.com/documents/?uuid=0a482e7b-b245-46f8-86e9-27a2243c56f5"]}],"mendeley":{"formattedCitation":"[12]","plainTextFormattedCitation":"[12]","previouslyFormattedCitation":"[12]"},"properties":{"noteIndex":0},"schema":"https://github.com/citation-style-language/schema/raw/master/csl-citation.json"}</w:instrText>
      </w:r>
      <w:r w:rsidR="00434341">
        <w:rPr>
          <w:rFonts w:ascii="Palatino Linotype" w:hAnsi="Palatino Linotype"/>
          <w:b w:val="0"/>
          <w:bCs/>
          <w:color w:val="auto"/>
          <w:sz w:val="20"/>
        </w:rPr>
        <w:fldChar w:fldCharType="separate"/>
      </w:r>
      <w:r w:rsidR="00434341" w:rsidRPr="00434341">
        <w:rPr>
          <w:rFonts w:ascii="Palatino Linotype" w:hAnsi="Palatino Linotype"/>
          <w:b w:val="0"/>
          <w:bCs/>
          <w:noProof/>
          <w:color w:val="auto"/>
          <w:sz w:val="20"/>
        </w:rPr>
        <w:t>[12]</w:t>
      </w:r>
      <w:r w:rsidR="00434341">
        <w:rPr>
          <w:rFonts w:ascii="Palatino Linotype" w:hAnsi="Palatino Linotype"/>
          <w:b w:val="0"/>
          <w:bCs/>
          <w:color w:val="auto"/>
          <w:sz w:val="20"/>
        </w:rPr>
        <w:fldChar w:fldCharType="end"/>
      </w:r>
      <w:r w:rsidR="00E50E69" w:rsidRPr="00E50E69">
        <w:rPr>
          <w:rFonts w:ascii="Palatino Linotype" w:hAnsi="Palatino Linotype"/>
          <w:b w:val="0"/>
          <w:bCs/>
          <w:color w:val="auto"/>
          <w:sz w:val="20"/>
        </w:rPr>
        <w:t>.</w:t>
      </w:r>
    </w:p>
    <w:p w14:paraId="152AABBB" w14:textId="77777777" w:rsidR="00AB5B43" w:rsidRPr="00AB5B43" w:rsidRDefault="00AB5B43" w:rsidP="00BC5219">
      <w:pPr>
        <w:pStyle w:val="BODYPARAGRAP"/>
        <w:numPr>
          <w:ilvl w:val="0"/>
          <w:numId w:val="31"/>
        </w:numPr>
        <w:rPr>
          <w:color w:val="auto"/>
          <w:sz w:val="20"/>
          <w:szCs w:val="20"/>
          <w:lang w:val="en-AU"/>
        </w:rPr>
      </w:pPr>
      <w:r w:rsidRPr="00AB5B43">
        <w:rPr>
          <w:color w:val="auto"/>
          <w:sz w:val="20"/>
          <w:szCs w:val="20"/>
          <w:lang w:val="en-AU"/>
        </w:rPr>
        <w:lastRenderedPageBreak/>
        <w:t>Cleaning: Removal of noise and irrelevant data, particularly neutral value data.</w:t>
      </w:r>
    </w:p>
    <w:p w14:paraId="210ACEAC" w14:textId="77777777" w:rsidR="00AB5B43" w:rsidRPr="00AB5B43" w:rsidRDefault="00AB5B43" w:rsidP="00BC5219">
      <w:pPr>
        <w:pStyle w:val="BODYPARAGRAP"/>
        <w:numPr>
          <w:ilvl w:val="0"/>
          <w:numId w:val="31"/>
        </w:numPr>
        <w:rPr>
          <w:color w:val="auto"/>
          <w:sz w:val="20"/>
          <w:szCs w:val="20"/>
          <w:lang w:val="en-AU"/>
        </w:rPr>
      </w:pPr>
      <w:r w:rsidRPr="00AB5B43">
        <w:rPr>
          <w:color w:val="auto"/>
          <w:sz w:val="20"/>
          <w:szCs w:val="20"/>
          <w:lang w:val="en-AU"/>
        </w:rPr>
        <w:t>Stopword Removal: Elimination of common words that do not contribute to the sentiment, based on a predefined stopword list.</w:t>
      </w:r>
    </w:p>
    <w:p w14:paraId="36A756A1" w14:textId="77777777" w:rsidR="00AB5B43" w:rsidRPr="00AB5B43" w:rsidRDefault="00AB5B43" w:rsidP="00BC5219">
      <w:pPr>
        <w:pStyle w:val="BODYPARAGRAP"/>
        <w:numPr>
          <w:ilvl w:val="0"/>
          <w:numId w:val="31"/>
        </w:numPr>
        <w:rPr>
          <w:color w:val="auto"/>
          <w:sz w:val="20"/>
          <w:szCs w:val="20"/>
          <w:lang w:val="en-AU"/>
        </w:rPr>
      </w:pPr>
      <w:r w:rsidRPr="00AB5B43">
        <w:rPr>
          <w:color w:val="auto"/>
          <w:sz w:val="20"/>
          <w:szCs w:val="20"/>
          <w:lang w:val="en-AU"/>
        </w:rPr>
        <w:t>Tokenizing: Breaking down text into individual tokens for easier processing.</w:t>
      </w:r>
    </w:p>
    <w:p w14:paraId="4CB33687" w14:textId="77777777" w:rsidR="00AB5B43" w:rsidRPr="00AB5B43" w:rsidRDefault="00AB5B43" w:rsidP="00BC5219">
      <w:pPr>
        <w:pStyle w:val="BODYPARAGRAP"/>
        <w:numPr>
          <w:ilvl w:val="0"/>
          <w:numId w:val="31"/>
        </w:numPr>
        <w:rPr>
          <w:color w:val="auto"/>
          <w:sz w:val="20"/>
          <w:szCs w:val="20"/>
          <w:lang w:val="en-AU"/>
        </w:rPr>
      </w:pPr>
      <w:r w:rsidRPr="00AB5B43">
        <w:rPr>
          <w:color w:val="auto"/>
          <w:sz w:val="20"/>
          <w:szCs w:val="20"/>
          <w:lang w:val="en-AU"/>
        </w:rPr>
        <w:t>Stemming: Reducing words to their root form using the “Sastrawi” library.</w:t>
      </w:r>
    </w:p>
    <w:p w14:paraId="0E870F79" w14:textId="123FC34B" w:rsidR="00F35413" w:rsidRPr="000F7960" w:rsidRDefault="00AB5B43" w:rsidP="00BC5219">
      <w:pPr>
        <w:pStyle w:val="BODYPARAGRAP"/>
        <w:numPr>
          <w:ilvl w:val="0"/>
          <w:numId w:val="31"/>
        </w:numPr>
        <w:rPr>
          <w:color w:val="auto"/>
          <w:sz w:val="20"/>
          <w:szCs w:val="20"/>
          <w:lang w:val="en-AU"/>
        </w:rPr>
      </w:pPr>
      <w:r w:rsidRPr="00AB5B43">
        <w:rPr>
          <w:color w:val="auto"/>
          <w:sz w:val="20"/>
          <w:szCs w:val="20"/>
          <w:lang w:val="en-AU"/>
        </w:rPr>
        <w:t>SMOTE (Synthetic Minority Over-sampling Technique): Used to address class imbalance by increasing the number of samples in the minority class.</w:t>
      </w:r>
    </w:p>
    <w:p w14:paraId="08A36BD1" w14:textId="30F93D21" w:rsidR="00F35413" w:rsidRPr="000F7960" w:rsidRDefault="00E84D83" w:rsidP="00F35413">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Data Splitting</w:t>
      </w:r>
    </w:p>
    <w:p w14:paraId="006BF1E5" w14:textId="164B7FA3" w:rsidR="00F35413" w:rsidRDefault="003347E6" w:rsidP="003347E6">
      <w:pPr>
        <w:pStyle w:val="BODYPARAGRAP"/>
        <w:ind w:firstLine="567"/>
        <w:rPr>
          <w:color w:val="auto"/>
          <w:sz w:val="20"/>
          <w:szCs w:val="20"/>
          <w:lang w:val="en-AU"/>
        </w:rPr>
      </w:pPr>
      <w:r w:rsidRPr="003347E6">
        <w:rPr>
          <w:color w:val="auto"/>
          <w:sz w:val="20"/>
          <w:szCs w:val="20"/>
          <w:lang w:val="en-AU"/>
        </w:rPr>
        <w:t>The dataset was divided into training and testing sets using the hold-out method, with 80% for training and 20% for testing.</w:t>
      </w:r>
    </w:p>
    <w:p w14:paraId="381C4552" w14:textId="77777777" w:rsidR="00E84D83" w:rsidRPr="000F7960" w:rsidRDefault="00E84D83" w:rsidP="00E84D83">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Classification</w:t>
      </w:r>
    </w:p>
    <w:p w14:paraId="2F9C25F2" w14:textId="77777777" w:rsidR="00E84D83" w:rsidRPr="00C07CF7" w:rsidRDefault="00E84D83" w:rsidP="00E84D83">
      <w:pPr>
        <w:pStyle w:val="BODYPARAGRAP"/>
        <w:numPr>
          <w:ilvl w:val="0"/>
          <w:numId w:val="32"/>
        </w:numPr>
        <w:rPr>
          <w:color w:val="auto"/>
          <w:sz w:val="20"/>
          <w:szCs w:val="20"/>
          <w:lang w:val="en-AU"/>
        </w:rPr>
      </w:pPr>
      <w:r w:rsidRPr="00C07CF7">
        <w:rPr>
          <w:color w:val="auto"/>
          <w:sz w:val="20"/>
          <w:szCs w:val="20"/>
          <w:lang w:val="en-AU"/>
        </w:rPr>
        <w:t>The Naive Bayes algorithm, based on Bayes' theorem, was employed for classifying the sentiment of the reviews.</w:t>
      </w:r>
    </w:p>
    <w:p w14:paraId="04652A81" w14:textId="619B8093" w:rsidR="00E84D83" w:rsidRPr="003347E6" w:rsidRDefault="00E84D83" w:rsidP="003347E6">
      <w:pPr>
        <w:pStyle w:val="BODYPARAGRAP"/>
        <w:numPr>
          <w:ilvl w:val="0"/>
          <w:numId w:val="32"/>
        </w:numPr>
        <w:rPr>
          <w:color w:val="auto"/>
          <w:sz w:val="20"/>
          <w:szCs w:val="20"/>
          <w:lang w:val="en-AU"/>
        </w:rPr>
      </w:pPr>
      <w:r w:rsidRPr="00C07CF7">
        <w:rPr>
          <w:color w:val="auto"/>
          <w:sz w:val="20"/>
          <w:szCs w:val="20"/>
          <w:lang w:val="en-AU"/>
        </w:rPr>
        <w:t>Model performance was evaluated using a confusion matrix, calculating accuracy, precision, recall, and F1-score.</w:t>
      </w:r>
    </w:p>
    <w:p w14:paraId="747E726B" w14:textId="544F83D9" w:rsidR="00F35413" w:rsidRPr="000F7960" w:rsidRDefault="007379F1" w:rsidP="00F35413">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Visu</w:t>
      </w:r>
      <w:r w:rsidR="00525433">
        <w:rPr>
          <w:rFonts w:ascii="Palatino Linotype" w:hAnsi="Palatino Linotype"/>
          <w:color w:val="auto"/>
          <w:sz w:val="22"/>
          <w:szCs w:val="22"/>
        </w:rPr>
        <w:t>al</w:t>
      </w:r>
      <w:r w:rsidR="00E25C1E">
        <w:rPr>
          <w:rFonts w:ascii="Palatino Linotype" w:hAnsi="Palatino Linotype"/>
          <w:color w:val="auto"/>
          <w:sz w:val="22"/>
          <w:szCs w:val="22"/>
        </w:rPr>
        <w:t>ization</w:t>
      </w:r>
    </w:p>
    <w:p w14:paraId="2886A70E" w14:textId="6EAD5714" w:rsidR="007D14BE" w:rsidRPr="000F7960" w:rsidRDefault="00772048" w:rsidP="00881092">
      <w:pPr>
        <w:pStyle w:val="BODYPARAGRAP"/>
        <w:ind w:firstLine="567"/>
        <w:rPr>
          <w:color w:val="auto"/>
          <w:sz w:val="20"/>
          <w:szCs w:val="20"/>
          <w:lang w:val="en-AU"/>
        </w:rPr>
      </w:pPr>
      <w:r w:rsidRPr="00772048">
        <w:rPr>
          <w:color w:val="auto"/>
          <w:sz w:val="20"/>
          <w:szCs w:val="20"/>
          <w:lang w:val="en-AU"/>
        </w:rPr>
        <w:t>In the context of this study, word clouds were generated to visualize the most frequently used words in positive and negative reviews. This visualization technique provides a clear and intuitive way to understand the prominent terms in user feedback, thereby aiding in the analysis and interpretation of the sentiment conveyed in the reviews.</w:t>
      </w:r>
      <w:r w:rsidR="002C3F48">
        <w:rPr>
          <w:color w:val="auto"/>
          <w:sz w:val="20"/>
          <w:szCs w:val="20"/>
          <w:lang w:val="en-AU"/>
        </w:rPr>
        <w:t xml:space="preserve"> </w:t>
      </w:r>
      <w:r w:rsidR="002C3F48" w:rsidRPr="002C3F48">
        <w:rPr>
          <w:color w:val="auto"/>
          <w:sz w:val="20"/>
          <w:szCs w:val="20"/>
          <w:lang w:val="en-AU"/>
        </w:rPr>
        <w:t>The size of the letters is determined by the intensity with which the word is used. The more often it is used, the larger the letter size of the word</w:t>
      </w:r>
      <w:r w:rsidR="002C3F48">
        <w:rPr>
          <w:color w:val="auto"/>
          <w:sz w:val="20"/>
          <w:szCs w:val="20"/>
          <w:lang w:val="en-AU"/>
        </w:rPr>
        <w:t xml:space="preserve"> </w:t>
      </w:r>
      <w:r w:rsidR="00580165">
        <w:rPr>
          <w:color w:val="auto"/>
          <w:sz w:val="20"/>
          <w:szCs w:val="20"/>
          <w:lang w:val="en-AU"/>
        </w:rPr>
        <w:fldChar w:fldCharType="begin" w:fldLock="1"/>
      </w:r>
      <w:r w:rsidR="000F362C">
        <w:rPr>
          <w:color w:val="auto"/>
          <w:sz w:val="20"/>
          <w:szCs w:val="20"/>
          <w:lang w:val="en-AU"/>
        </w:rPr>
        <w:instrText>ADDIN CSL_CITATION {"citationItems":[{"id":"ITEM-1","itemData":{"DOI":"10.56294/dm202345","ISSN":"29534917","abstract":"ChatGPT (Generative Pre-Trained Transformer) is a chatbot that is being widely used by the public. This technology is based on Artificial Intelligence and is capable of having conversational interactions with its users just like humans, but in the form of automated text. Because of this capability, online forums such as Brainly and the like can be overtaken by these smart chatbots. Therefore, this study was conducted to determine the positive and negative sentiments towards ChatGPT using Naive Bayes Classification algorithm on 5000 Twitter users. Data was collected by scraping technique and Python programming language was used in data analysis. The results showed that the majority of Twitter users had a positive sentiment of 57,6 % towards ChatGPT, while the negative sentiment reached 42,4 %. The resulting classification model had an accuracy of 80 %, indicating a good classification model in determining sentiment probabilities. These findings provide a basis for the development of better AI chatbot technology that can meet user needs. The results of this study provide insights into user sentiment towards ChatGPT and can be used as a reference for future AI chatbot development.","author":[{"dropping-particle":"","family":"Erfina","given":"Adhitia","non-dropping-particle":"","parse-names":false,"suffix":""},{"dropping-particle":"","family":"Alamsyah","given":"M. Rifki Nurul Ramdani","non-dropping-particle":"","parse-names":false,"suffix":""}],"container-title":"Data and Metadata","id":"ITEM-1","issued":{"date-parts":[["2023"]]},"page":"2-11","title":"Implementation of Naive Bayes classification algorithm for Twitter user sentiment analysis on ChatGPT using Python programming language","type":"article-journal","volume":"2"},"uris":["http://www.mendeley.com/documents/?uuid=20b90764-6646-456a-a91c-4fcddb7ab378"]}],"mendeley":{"formattedCitation":"[13]","plainTextFormattedCitation":"[13]","previouslyFormattedCitation":"[13]"},"properties":{"noteIndex":0},"schema":"https://github.com/citation-style-language/schema/raw/master/csl-citation.json"}</w:instrText>
      </w:r>
      <w:r w:rsidR="00580165">
        <w:rPr>
          <w:color w:val="auto"/>
          <w:sz w:val="20"/>
          <w:szCs w:val="20"/>
          <w:lang w:val="en-AU"/>
        </w:rPr>
        <w:fldChar w:fldCharType="separate"/>
      </w:r>
      <w:r w:rsidR="00580165" w:rsidRPr="00580165">
        <w:rPr>
          <w:noProof/>
          <w:color w:val="auto"/>
          <w:sz w:val="20"/>
          <w:szCs w:val="20"/>
          <w:lang w:val="en-AU"/>
        </w:rPr>
        <w:t>[13]</w:t>
      </w:r>
      <w:r w:rsidR="00580165">
        <w:rPr>
          <w:color w:val="auto"/>
          <w:sz w:val="20"/>
          <w:szCs w:val="20"/>
          <w:lang w:val="en-AU"/>
        </w:rPr>
        <w:fldChar w:fldCharType="end"/>
      </w:r>
      <w:r w:rsidR="002C3F48">
        <w:rPr>
          <w:color w:val="auto"/>
          <w:sz w:val="20"/>
          <w:szCs w:val="20"/>
          <w:lang w:val="en-AU"/>
        </w:rPr>
        <w:t>.</w:t>
      </w:r>
    </w:p>
    <w:p w14:paraId="12DE12C9" w14:textId="77777777" w:rsidR="00952BD6" w:rsidRPr="000F7960" w:rsidRDefault="00952BD6" w:rsidP="00952BD6">
      <w:pPr>
        <w:pStyle w:val="4PEMBAHASAN"/>
        <w:numPr>
          <w:ilvl w:val="0"/>
          <w:numId w:val="4"/>
        </w:numPr>
        <w:ind w:left="567" w:hanging="567"/>
        <w:rPr>
          <w:rFonts w:ascii="Palatino Linotype" w:hAnsi="Palatino Linotype"/>
          <w:sz w:val="22"/>
          <w:szCs w:val="22"/>
        </w:rPr>
      </w:pPr>
      <w:r w:rsidRPr="000F7960">
        <w:rPr>
          <w:rFonts w:ascii="Palatino Linotype" w:hAnsi="Palatino Linotype"/>
          <w:sz w:val="22"/>
          <w:szCs w:val="22"/>
        </w:rPr>
        <w:t>RESULT</w:t>
      </w:r>
    </w:p>
    <w:p w14:paraId="6C835B85" w14:textId="77777777" w:rsidR="00952BD6" w:rsidRPr="000F7960" w:rsidRDefault="00952BD6" w:rsidP="00952BD6">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t>Web Scrapping</w:t>
      </w:r>
    </w:p>
    <w:p w14:paraId="065AE77E" w14:textId="54618AF5" w:rsidR="00952BD6" w:rsidRPr="000F7960" w:rsidRDefault="00952BD6" w:rsidP="00952BD6">
      <w:pPr>
        <w:pStyle w:val="BODYPARAGRAP"/>
        <w:ind w:firstLine="567"/>
        <w:rPr>
          <w:color w:val="auto"/>
          <w:sz w:val="20"/>
          <w:szCs w:val="20"/>
          <w:lang w:val="en-AU"/>
        </w:rPr>
      </w:pPr>
      <w:r w:rsidRPr="005A556A">
        <w:rPr>
          <w:color w:val="auto"/>
          <w:sz w:val="20"/>
          <w:szCs w:val="20"/>
          <w:lang w:val="en-AU"/>
        </w:rPr>
        <w:t xml:space="preserve">Web Scrapping which was carried out using Google Colaboratory tools and the Python programming language on the Blibli link on the Google Play Store obtained </w:t>
      </w:r>
      <w:r w:rsidR="00FA7B81" w:rsidRPr="00FA7B81">
        <w:rPr>
          <w:color w:val="auto"/>
          <w:sz w:val="20"/>
          <w:szCs w:val="20"/>
          <w:highlight w:val="yellow"/>
          <w:lang w:val="en-AU"/>
        </w:rPr>
        <w:t>2500</w:t>
      </w:r>
      <w:r w:rsidRPr="005A556A">
        <w:rPr>
          <w:color w:val="auto"/>
          <w:sz w:val="20"/>
          <w:szCs w:val="20"/>
          <w:lang w:val="en-AU"/>
        </w:rPr>
        <w:t xml:space="preserve"> review data from the latest. This process is carried out by installing the </w:t>
      </w:r>
      <w:r>
        <w:rPr>
          <w:color w:val="auto"/>
          <w:sz w:val="20"/>
          <w:szCs w:val="20"/>
          <w:lang w:val="en-AU"/>
        </w:rPr>
        <w:t>Google-play-scraper</w:t>
      </w:r>
      <w:r w:rsidRPr="005A556A">
        <w:rPr>
          <w:color w:val="auto"/>
          <w:sz w:val="20"/>
          <w:szCs w:val="20"/>
          <w:lang w:val="en-AU"/>
        </w:rPr>
        <w:t xml:space="preserve"> library which is used to scrape review data on the Google Play Store by simply entering the ID of the application whose review you want to retrieve which is found in the application link</w:t>
      </w:r>
      <w:r w:rsidR="001E6823">
        <w:rPr>
          <w:color w:val="auto"/>
          <w:sz w:val="20"/>
          <w:szCs w:val="20"/>
          <w:lang w:val="en-AU"/>
        </w:rPr>
        <w:t xml:space="preserve"> </w:t>
      </w:r>
      <w:r w:rsidR="001E6823">
        <w:rPr>
          <w:color w:val="auto"/>
          <w:sz w:val="20"/>
          <w:szCs w:val="20"/>
          <w:lang w:val="en-AU"/>
        </w:rPr>
        <w:fldChar w:fldCharType="begin" w:fldLock="1"/>
      </w:r>
      <w:r w:rsidR="00863920">
        <w:rPr>
          <w:color w:val="auto"/>
          <w:sz w:val="20"/>
          <w:szCs w:val="20"/>
          <w:lang w:val="en-AU"/>
        </w:rPr>
        <w:instrText>ADDIN CSL_CITATION {"citationItems":[{"id":"ITEM-1","itemData":{"DOI":"10.57152/malcom.v2i1.195","ISSN":"2797-2313","abstract":"Perkembangan teknologi yang semakin pesat memberikan kemudahan bagi masyarakat dalam berbagai hal dalam kehidupan. Teknologi yang tumbuh secara terus-menerus tentu menghasilkan data dalam jumlah yang sangat besar yang dapat memberikan informasi yang berguna dan bermanfaat. Google memiliki sebuah layanan yang dikenal dengan nama Play Store yang terdapat fitur dimana user dapat memberikan ulasan terhadap produk yang mereka gunakan. Pada penelitian ini melakukan analisis sentimen pada ulasan aplikasi Shopee pada Google Play Store dengan menggunakan algoritma Naïve Bayes dengan menggunakan teknik pembagian data yang berbeda. Hasil penelitian diketahui bahwa pembagian data Hold-Out dengan perbandingan 80:20 menghasilkan akurasi algoritma sebesar 83%, yang lebih unggul 1% dibandingkan dengan hasil akurasi rata-rata dengan menggunakan teknik pembagian data 10-Cross Fold Validation yaitu sebesar 82%.","author":[{"dropping-particle":"","family":"Agustina","given":"Nurhaliza","non-dropping-particle":"","parse-names":false,"suffix":""},{"dropping-particle":"","family":"Citra","given":"Desy Herlina","non-dropping-particle":"","parse-names":false,"suffix":""},{"dropping-particle":"","family":"Purnama","given":"Wido","non-dropping-particle":"","parse-names":false,"suffix":""},{"dropping-particle":"","family":"Nisa","given":"Chairun","non-dropping-particle":"","parse-names":false,"suffix":""},{"dropping-particle":"","family":"Kurnia","given":"Amanda Rozi","non-dropping-particle":"","parse-names":false,"suffix":""}],"container-title":"MALCOM: Indonesian Journal of Machine Learning and Computer Science","id":"ITEM-1","issue":"1","issued":{"date-parts":[["2022"]]},"page":"47-54","title":"Implementasi Algoritma Naive Bayes untuk Analisis Sentimen Ulasan Shopee pada Google Play Store","type":"article-journal","volume":"2"},"uris":["http://www.mendeley.com/documents/?uuid=174900ef-907f-4f72-97a4-5a9628e29262"]}],"mendeley":{"formattedCitation":"[14]","plainTextFormattedCitation":"[14]","previouslyFormattedCitation":"[14]"},"properties":{"noteIndex":0},"schema":"https://github.com/citation-style-language/schema/raw/master/csl-citation.json"}</w:instrText>
      </w:r>
      <w:r w:rsidR="001E6823">
        <w:rPr>
          <w:color w:val="auto"/>
          <w:sz w:val="20"/>
          <w:szCs w:val="20"/>
          <w:lang w:val="en-AU"/>
        </w:rPr>
        <w:fldChar w:fldCharType="separate"/>
      </w:r>
      <w:r w:rsidR="001E6823" w:rsidRPr="001E6823">
        <w:rPr>
          <w:noProof/>
          <w:color w:val="auto"/>
          <w:sz w:val="20"/>
          <w:szCs w:val="20"/>
          <w:lang w:val="en-AU"/>
        </w:rPr>
        <w:t>[14]</w:t>
      </w:r>
      <w:r w:rsidR="001E6823">
        <w:rPr>
          <w:color w:val="auto"/>
          <w:sz w:val="20"/>
          <w:szCs w:val="20"/>
          <w:lang w:val="en-AU"/>
        </w:rPr>
        <w:fldChar w:fldCharType="end"/>
      </w:r>
      <w:r w:rsidRPr="005A556A">
        <w:rPr>
          <w:color w:val="auto"/>
          <w:sz w:val="20"/>
          <w:szCs w:val="20"/>
          <w:lang w:val="en-AU"/>
        </w:rPr>
        <w:t>.</w:t>
      </w:r>
      <w:r>
        <w:rPr>
          <w:color w:val="auto"/>
          <w:sz w:val="20"/>
          <w:szCs w:val="20"/>
          <w:lang w:val="en-AU"/>
        </w:rPr>
        <w:t xml:space="preserve"> </w:t>
      </w:r>
      <w:r w:rsidRPr="0010211B">
        <w:rPr>
          <w:color w:val="auto"/>
          <w:sz w:val="20"/>
          <w:szCs w:val="20"/>
          <w:lang w:val="en-AU"/>
        </w:rPr>
        <w:t xml:space="preserve">The following is a dataset that has been taken and 5 examples of data are displayed which can be seen in </w:t>
      </w:r>
      <w:r>
        <w:rPr>
          <w:color w:val="auto"/>
          <w:sz w:val="20"/>
          <w:szCs w:val="20"/>
          <w:lang w:val="en-AU"/>
        </w:rPr>
        <w:t>f</w:t>
      </w:r>
      <w:r w:rsidRPr="0010211B">
        <w:rPr>
          <w:color w:val="auto"/>
          <w:sz w:val="20"/>
          <w:szCs w:val="20"/>
          <w:lang w:val="en-AU"/>
        </w:rPr>
        <w:t xml:space="preserve">igure </w:t>
      </w:r>
      <w:r w:rsidR="00353028">
        <w:rPr>
          <w:color w:val="auto"/>
          <w:sz w:val="20"/>
          <w:szCs w:val="20"/>
          <w:lang w:val="en-AU"/>
        </w:rPr>
        <w:t>1</w:t>
      </w:r>
      <w:r>
        <w:rPr>
          <w:color w:val="auto"/>
          <w:sz w:val="20"/>
          <w:szCs w:val="20"/>
          <w:lang w:val="en-AU"/>
        </w:rPr>
        <w:t>.</w:t>
      </w:r>
    </w:p>
    <w:p w14:paraId="686F8F15" w14:textId="77777777" w:rsidR="00952BD6" w:rsidRDefault="00952BD6" w:rsidP="00952BD6">
      <w:pPr>
        <w:pStyle w:val="BODYPARAGRAP"/>
        <w:ind w:firstLine="567"/>
        <w:rPr>
          <w:color w:val="auto"/>
          <w:sz w:val="20"/>
          <w:szCs w:val="20"/>
          <w:lang w:val="en-AU"/>
        </w:rPr>
      </w:pPr>
    </w:p>
    <w:p w14:paraId="1AD10F51" w14:textId="0304A60F" w:rsidR="00952BD6" w:rsidRPr="000F7960" w:rsidRDefault="00783415" w:rsidP="00952BD6">
      <w:pPr>
        <w:pStyle w:val="BODYPARAGRAP"/>
        <w:ind w:firstLine="567"/>
        <w:jc w:val="center"/>
        <w:rPr>
          <w:color w:val="auto"/>
          <w:sz w:val="20"/>
          <w:szCs w:val="20"/>
          <w:lang w:val="en-AU"/>
        </w:rPr>
      </w:pPr>
      <w:r w:rsidRPr="00783415">
        <w:rPr>
          <w:noProof/>
          <w:color w:val="auto"/>
          <w:sz w:val="20"/>
          <w:szCs w:val="20"/>
          <w:lang w:val="en-AU"/>
        </w:rPr>
        <w:drawing>
          <wp:inline distT="0" distB="0" distL="0" distR="0" wp14:anchorId="64634DF6" wp14:editId="619D5829">
            <wp:extent cx="4137660" cy="1857416"/>
            <wp:effectExtent l="0" t="0" r="0" b="9525"/>
            <wp:docPr id="138086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66668" name=""/>
                    <pic:cNvPicPr/>
                  </pic:nvPicPr>
                  <pic:blipFill>
                    <a:blip r:embed="rId10"/>
                    <a:stretch>
                      <a:fillRect/>
                    </a:stretch>
                  </pic:blipFill>
                  <pic:spPr>
                    <a:xfrm>
                      <a:off x="0" y="0"/>
                      <a:ext cx="4141367" cy="1859080"/>
                    </a:xfrm>
                    <a:prstGeom prst="rect">
                      <a:avLst/>
                    </a:prstGeom>
                  </pic:spPr>
                </pic:pic>
              </a:graphicData>
            </a:graphic>
          </wp:inline>
        </w:drawing>
      </w:r>
    </w:p>
    <w:p w14:paraId="61456579" w14:textId="33F8EC6D" w:rsidR="00952BD6" w:rsidRPr="000F7960" w:rsidRDefault="00952BD6" w:rsidP="00952BD6">
      <w:pPr>
        <w:pStyle w:val="BODYPARAGRAP"/>
        <w:ind w:firstLine="567"/>
        <w:jc w:val="center"/>
        <w:rPr>
          <w:color w:val="auto"/>
          <w:sz w:val="20"/>
          <w:szCs w:val="20"/>
          <w:lang w:val="en-AU"/>
        </w:rPr>
      </w:pPr>
      <w:r w:rsidRPr="00353028">
        <w:rPr>
          <w:color w:val="auto"/>
          <w:sz w:val="20"/>
          <w:szCs w:val="20"/>
          <w:lang w:val="en-AU"/>
        </w:rPr>
        <w:t xml:space="preserve">Fig </w:t>
      </w:r>
      <w:r w:rsidR="00353028" w:rsidRPr="00353028">
        <w:rPr>
          <w:color w:val="auto"/>
          <w:sz w:val="20"/>
          <w:szCs w:val="20"/>
          <w:lang w:val="en-AU"/>
        </w:rPr>
        <w:t>1</w:t>
      </w:r>
      <w:r>
        <w:rPr>
          <w:b/>
          <w:bCs/>
          <w:color w:val="auto"/>
          <w:sz w:val="20"/>
          <w:szCs w:val="20"/>
          <w:lang w:val="en-AU"/>
        </w:rPr>
        <w:t xml:space="preserve">. </w:t>
      </w:r>
      <w:r>
        <w:rPr>
          <w:color w:val="auto"/>
          <w:sz w:val="20"/>
          <w:szCs w:val="20"/>
          <w:lang w:val="en-AU"/>
        </w:rPr>
        <w:t>Scrapping Result</w:t>
      </w:r>
    </w:p>
    <w:p w14:paraId="3E52C500" w14:textId="77777777" w:rsidR="00952BD6" w:rsidRPr="000F7960" w:rsidRDefault="00952BD6" w:rsidP="00952BD6">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lastRenderedPageBreak/>
        <w:t>Preprocessing</w:t>
      </w:r>
    </w:p>
    <w:p w14:paraId="085C5603" w14:textId="0C9042B5" w:rsidR="00952BD6" w:rsidRDefault="00952BD6" w:rsidP="00952BD6">
      <w:pPr>
        <w:pStyle w:val="BODYPARAGRAP"/>
        <w:ind w:firstLine="567"/>
        <w:rPr>
          <w:color w:val="auto"/>
          <w:sz w:val="20"/>
          <w:szCs w:val="20"/>
          <w:lang w:val="en-AU"/>
        </w:rPr>
      </w:pPr>
      <w:r w:rsidRPr="006D549B">
        <w:rPr>
          <w:color w:val="auto"/>
          <w:sz w:val="20"/>
          <w:szCs w:val="20"/>
          <w:lang w:val="en-AU"/>
        </w:rPr>
        <w:t>Text preprocessing entails the removal of punctuation and symbols, the removal of stop words and slang, and stemming</w:t>
      </w:r>
      <w:r w:rsidR="008F29D4">
        <w:rPr>
          <w:color w:val="auto"/>
          <w:sz w:val="20"/>
          <w:szCs w:val="20"/>
          <w:lang w:val="en-AU"/>
        </w:rPr>
        <w:t xml:space="preserve"> </w:t>
      </w:r>
      <w:r w:rsidR="008F29D4" w:rsidRPr="008F29D4">
        <w:rPr>
          <w:color w:val="auto"/>
          <w:sz w:val="20"/>
          <w:szCs w:val="20"/>
          <w:highlight w:val="yellow"/>
          <w:lang w:val="en-AU"/>
        </w:rPr>
        <w:fldChar w:fldCharType="begin" w:fldLock="1"/>
      </w:r>
      <w:r w:rsidR="006D7F00">
        <w:rPr>
          <w:color w:val="auto"/>
          <w:sz w:val="20"/>
          <w:szCs w:val="20"/>
          <w:highlight w:val="yellow"/>
          <w:lang w:val="en-AU"/>
        </w:rPr>
        <w:instrText>ADDIN CSL_CITATION {"citationItems":[{"id":"ITEM-1","itemData":{"DOI":"10.47738/ijiis.v2i1.11","abstract":"The election of Governor is an election event for the Regional Head for the future of the region and the country. The Central Java Governor election in 2018 was held jointly on 27 June 2018, which was followed by 2 candidate pairs of the governor. Its many responses from people through twitter's social media to bring up opinions from the public. Sentiment analysis of 2 research objects of Central Java Governor 2018 candidates with a total of 400 tweets with each candidate being 200 tweets. The used of tweets are divided into 3 classes: positive class, neutral class and negative class. In this study the classification process used the Naive Bayes Classifier (NBC) method, while for data preprocessing is using Cleansing, Punctuation Removal, Stopword Removal, and Tokenisation, to determine the sentiment class with the Lexicon Based method produces the highest accuracy in the Ganjar Pranowo dataset with an accuracy of 87,9545%, Precision value is 0.891%, Recall value is 0.88% and F-Measure is 0.851% while Sudirman Said dataset has an accuracy rate of 84.322%, Precision value of 0.867%, Recall value of 0.843% and F-Measure of 0.815%. From these results, we can conclude that the Ganjar Pranowo dataset was higher compared to Sudirman Said's dataset.","author":[{"dropping-particle":"","family":"Hariguna","given":"Taqwa","non-dropping-particle":"","parse-names":false,"suffix":""},{"dropping-particle":"","family":"Rachmawati","given":"Vera","non-dropping-particle":"","parse-names":false,"suffix":""}],"container-title":"IJIIS: International Journal of Informatics and Information Systems","id":"ITEM-1","issue":"1","issued":{"date-parts":[["2019"]]},"page":"33-38","title":"Community Opinion Sentiment Analysis on Social Media Using Naive Bayes Algorithm Methods","type":"article-journal","volume":"2"},"uris":["http://www.mendeley.com/documents/?uuid=6860bcd6-f8cf-480f-b1f7-50e5043e18a9"]}],"mendeley":{"formattedCitation":"[15]","plainTextFormattedCitation":"[15]","previouslyFormattedCitation":"[15]"},"properties":{"noteIndex":0},"schema":"https://github.com/citation-style-language/schema/raw/master/csl-citation.json"}</w:instrText>
      </w:r>
      <w:r w:rsidR="008F29D4" w:rsidRPr="008F29D4">
        <w:rPr>
          <w:color w:val="auto"/>
          <w:sz w:val="20"/>
          <w:szCs w:val="20"/>
          <w:highlight w:val="yellow"/>
          <w:lang w:val="en-AU"/>
        </w:rPr>
        <w:fldChar w:fldCharType="separate"/>
      </w:r>
      <w:r w:rsidR="008F29D4" w:rsidRPr="008F29D4">
        <w:rPr>
          <w:noProof/>
          <w:color w:val="auto"/>
          <w:sz w:val="20"/>
          <w:szCs w:val="20"/>
          <w:highlight w:val="yellow"/>
          <w:lang w:val="en-AU"/>
        </w:rPr>
        <w:t>[15]</w:t>
      </w:r>
      <w:r w:rsidR="008F29D4" w:rsidRPr="008F29D4">
        <w:rPr>
          <w:color w:val="auto"/>
          <w:sz w:val="20"/>
          <w:szCs w:val="20"/>
          <w:highlight w:val="yellow"/>
          <w:lang w:val="en-AU"/>
        </w:rPr>
        <w:fldChar w:fldCharType="end"/>
      </w:r>
      <w:r w:rsidRPr="006D549B">
        <w:rPr>
          <w:color w:val="auto"/>
          <w:sz w:val="20"/>
          <w:szCs w:val="20"/>
          <w:lang w:val="en-AU"/>
        </w:rPr>
        <w:t>.</w:t>
      </w:r>
      <w:r>
        <w:rPr>
          <w:color w:val="auto"/>
          <w:sz w:val="20"/>
          <w:szCs w:val="20"/>
          <w:lang w:val="en-AU"/>
        </w:rPr>
        <w:t xml:space="preserve"> </w:t>
      </w:r>
      <w:ins w:id="3" w:author="Microsoft Word" w:date="2024-06-09T14:35:00Z" w16du:dateUtc="2024-06-09T07:35:00Z">
        <w:r w:rsidRPr="009A565C">
          <w:rPr>
            <w:color w:val="auto"/>
            <w:sz w:val="20"/>
            <w:szCs w:val="20"/>
            <w:lang w:val="en-AU"/>
          </w:rPr>
          <w:t>Data preprocessing, or data pre-processing, is a series of steps or stages carried out on raw data before the data is used for further analysis or model development. The main goal of data preprocessing is to improve data quality, ensure the accuracy of analysis results, and address problems or deficiencies that may arise in the raw data</w:t>
        </w:r>
        <w:r>
          <w:rPr>
            <w:color w:val="auto"/>
            <w:sz w:val="20"/>
            <w:szCs w:val="20"/>
            <w:lang w:val="en-AU"/>
          </w:rPr>
          <w:t xml:space="preserve"> </w:t>
        </w:r>
        <w:r>
          <w:rPr>
            <w:color w:val="auto"/>
            <w:sz w:val="20"/>
            <w:szCs w:val="20"/>
            <w:lang w:val="en-AU"/>
          </w:rPr>
          <w:fldChar w:fldCharType="begin" w:fldLock="1"/>
        </w:r>
      </w:ins>
      <w:r w:rsidR="000F362C">
        <w:rPr>
          <w:color w:val="auto"/>
          <w:sz w:val="20"/>
          <w:szCs w:val="20"/>
          <w:lang w:val="en-AU"/>
        </w:rPr>
        <w:instrText>ADDIN CSL_CITATION {"citationItems":[{"id":"ITEM-1","itemData":{"ISBN":"9786238483969","author":[{"dropping-particle":"","family":"Sudipa","given":"I Gede Iwan","non-dropping-particle":"","parse-names":false,"suffix":""},{"dropping-particle":"","family":"Darmawiguna","given":"I Gede Mahendra","non-dropping-particle":"","parse-names":false,"suffix":""},{"dropping-particle":"","family":"Dendi","given":"I Made","non-dropping-particle":"","parse-names":false,"suffix":""},{"dropping-particle":"","family":"Sanjaya","given":"May","non-dropping-particle":"","parse-names":false,"suffix":""}],"id":"ITEM-1","issue":"January","issued":{"date-parts":[["2024"]]},"title":"Buku ajar data mining","type":"book"},"uris":["http://www.mendeley.com/documents/?uuid=ad545bfb-5b19-4180-a94e-8ddc1f477883","http://www.mendeley.com/documents/?uuid=1ee6f1d6-1ce4-4d98-843d-1f3e829fe21a"]}],"mendeley":{"formattedCitation":"[16]","plainTextFormattedCitation":"[16]","previouslyFormattedCitation":"[16]"},"properties":{"noteIndex":0},"schema":"https://github.com/citation-style-language/schema/raw/master/csl-citation.json"}</w:instrText>
      </w:r>
      <w:ins w:id="4" w:author="Microsoft Word" w:date="2024-06-09T14:35:00Z" w16du:dateUtc="2024-06-09T07:35:00Z">
        <w:r>
          <w:rPr>
            <w:color w:val="auto"/>
            <w:sz w:val="20"/>
            <w:szCs w:val="20"/>
            <w:lang w:val="en-AU"/>
          </w:rPr>
          <w:fldChar w:fldCharType="separate"/>
        </w:r>
      </w:ins>
      <w:r w:rsidR="00580165" w:rsidRPr="00580165">
        <w:rPr>
          <w:noProof/>
          <w:color w:val="auto"/>
          <w:sz w:val="20"/>
          <w:szCs w:val="20"/>
          <w:lang w:val="en-AU"/>
        </w:rPr>
        <w:t>[16]</w:t>
      </w:r>
      <w:ins w:id="5" w:author="Microsoft Word" w:date="2024-06-09T14:35:00Z" w16du:dateUtc="2024-06-09T07:35:00Z">
        <w:r>
          <w:rPr>
            <w:color w:val="auto"/>
            <w:sz w:val="20"/>
            <w:szCs w:val="20"/>
            <w:lang w:val="en-AU"/>
          </w:rPr>
          <w:fldChar w:fldCharType="end"/>
        </w:r>
        <w:r w:rsidRPr="009A565C">
          <w:rPr>
            <w:color w:val="auto"/>
            <w:sz w:val="20"/>
            <w:szCs w:val="20"/>
            <w:lang w:val="en-AU"/>
          </w:rPr>
          <w:t>.</w:t>
        </w:r>
        <w:r>
          <w:rPr>
            <w:color w:val="auto"/>
            <w:sz w:val="20"/>
            <w:szCs w:val="20"/>
            <w:lang w:val="en-AU"/>
          </w:rPr>
          <w:t xml:space="preserve"> </w:t>
        </w:r>
      </w:ins>
    </w:p>
    <w:p w14:paraId="595C6FBB" w14:textId="77777777" w:rsidR="00952BD6" w:rsidRPr="000F7960" w:rsidRDefault="00952BD6" w:rsidP="00952BD6">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Cleaning</w:t>
      </w:r>
    </w:p>
    <w:p w14:paraId="4A372D14" w14:textId="4CB51ED6" w:rsidR="00952BD6" w:rsidRPr="000F7960" w:rsidRDefault="00952BD6" w:rsidP="00952BD6">
      <w:pPr>
        <w:pStyle w:val="BODYPARAGRAP"/>
        <w:ind w:firstLine="567"/>
        <w:rPr>
          <w:color w:val="auto"/>
          <w:sz w:val="20"/>
          <w:szCs w:val="20"/>
          <w:lang w:val="en-AU"/>
        </w:rPr>
      </w:pPr>
      <w:r w:rsidRPr="00793113">
        <w:rPr>
          <w:color w:val="auto"/>
          <w:sz w:val="20"/>
          <w:szCs w:val="20"/>
          <w:lang w:val="en-AU"/>
        </w:rPr>
        <w:t>Data cleaning is a process carried out to remove noise from data that is inconsistent or could be called irrelevant.</w:t>
      </w:r>
      <w:r>
        <w:rPr>
          <w:color w:val="auto"/>
          <w:sz w:val="20"/>
          <w:szCs w:val="20"/>
          <w:lang w:val="en-AU"/>
        </w:rPr>
        <w:t xml:space="preserve"> </w:t>
      </w:r>
      <w:r w:rsidRPr="0079515E">
        <w:rPr>
          <w:color w:val="auto"/>
          <w:sz w:val="20"/>
          <w:szCs w:val="20"/>
          <w:lang w:val="en-AU"/>
        </w:rPr>
        <w:t>For cleaning is to remove data that has a neutral value</w:t>
      </w:r>
      <w:r>
        <w:rPr>
          <w:color w:val="auto"/>
          <w:sz w:val="20"/>
          <w:szCs w:val="20"/>
          <w:lang w:val="en-AU"/>
        </w:rPr>
        <w:t xml:space="preserve">. </w:t>
      </w:r>
      <w:r w:rsidRPr="006B53F6">
        <w:rPr>
          <w:color w:val="auto"/>
          <w:sz w:val="20"/>
          <w:szCs w:val="20"/>
          <w:lang w:val="en-AU"/>
        </w:rPr>
        <w:t xml:space="preserve">The following are the results of data cleaning which can be seen in </w:t>
      </w:r>
      <w:r>
        <w:rPr>
          <w:color w:val="auto"/>
          <w:sz w:val="20"/>
          <w:szCs w:val="20"/>
          <w:lang w:val="en-AU"/>
        </w:rPr>
        <w:t xml:space="preserve">figure </w:t>
      </w:r>
      <w:r w:rsidR="00353028">
        <w:rPr>
          <w:color w:val="auto"/>
          <w:sz w:val="20"/>
          <w:szCs w:val="20"/>
          <w:lang w:val="en-AU"/>
        </w:rPr>
        <w:t>2</w:t>
      </w:r>
      <w:r>
        <w:rPr>
          <w:color w:val="auto"/>
          <w:sz w:val="20"/>
          <w:szCs w:val="20"/>
          <w:lang w:val="en-AU"/>
        </w:rPr>
        <w:t>.</w:t>
      </w:r>
    </w:p>
    <w:p w14:paraId="41C9316E" w14:textId="77777777" w:rsidR="00952BD6" w:rsidRPr="000F7960" w:rsidRDefault="00952BD6" w:rsidP="00952BD6">
      <w:pPr>
        <w:pStyle w:val="BODYPARAGRAP"/>
        <w:ind w:firstLine="567"/>
        <w:rPr>
          <w:color w:val="auto"/>
          <w:sz w:val="20"/>
          <w:szCs w:val="20"/>
          <w:lang w:val="en-AU"/>
        </w:rPr>
      </w:pPr>
    </w:p>
    <w:p w14:paraId="5E7A28A5" w14:textId="77777777" w:rsidR="00952BD6" w:rsidRPr="000F7960" w:rsidRDefault="00952BD6" w:rsidP="00952BD6">
      <w:pPr>
        <w:pStyle w:val="BODYPARAGRAP"/>
        <w:ind w:firstLine="567"/>
        <w:jc w:val="center"/>
        <w:rPr>
          <w:color w:val="auto"/>
          <w:sz w:val="20"/>
          <w:szCs w:val="20"/>
          <w:lang w:val="en-AU"/>
        </w:rPr>
      </w:pPr>
      <w:r w:rsidRPr="006B5D45">
        <w:rPr>
          <w:noProof/>
          <w:color w:val="auto"/>
          <w:sz w:val="20"/>
          <w:szCs w:val="20"/>
          <w:lang w:val="en-AU"/>
        </w:rPr>
        <w:drawing>
          <wp:inline distT="0" distB="0" distL="0" distR="0" wp14:anchorId="16901E68" wp14:editId="25E81BC4">
            <wp:extent cx="5143500" cy="3159822"/>
            <wp:effectExtent l="0" t="0" r="0" b="2540"/>
            <wp:docPr id="1625234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7410" name=""/>
                    <pic:cNvPicPr/>
                  </pic:nvPicPr>
                  <pic:blipFill>
                    <a:blip r:embed="rId11"/>
                    <a:stretch>
                      <a:fillRect/>
                    </a:stretch>
                  </pic:blipFill>
                  <pic:spPr>
                    <a:xfrm>
                      <a:off x="0" y="0"/>
                      <a:ext cx="5148605" cy="3162958"/>
                    </a:xfrm>
                    <a:prstGeom prst="rect">
                      <a:avLst/>
                    </a:prstGeom>
                  </pic:spPr>
                </pic:pic>
              </a:graphicData>
            </a:graphic>
          </wp:inline>
        </w:drawing>
      </w:r>
    </w:p>
    <w:p w14:paraId="0F761A0F" w14:textId="706ACFDC" w:rsidR="00952BD6" w:rsidRPr="000F7960"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353028">
        <w:rPr>
          <w:color w:val="auto"/>
          <w:sz w:val="20"/>
          <w:szCs w:val="20"/>
          <w:lang w:val="en-AU"/>
        </w:rPr>
        <w:t>2</w:t>
      </w:r>
      <w:r>
        <w:rPr>
          <w:color w:val="auto"/>
          <w:sz w:val="20"/>
          <w:szCs w:val="20"/>
          <w:lang w:val="en-AU"/>
        </w:rPr>
        <w:t>. Data Cleaning</w:t>
      </w:r>
    </w:p>
    <w:p w14:paraId="40D27C4E" w14:textId="77777777" w:rsidR="00952BD6" w:rsidRPr="000F7960" w:rsidRDefault="00952BD6" w:rsidP="00952BD6">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Stopword Removal</w:t>
      </w:r>
    </w:p>
    <w:p w14:paraId="65F7816B" w14:textId="08991E27" w:rsidR="00952BD6" w:rsidRPr="000F7960" w:rsidRDefault="00952BD6" w:rsidP="00952BD6">
      <w:pPr>
        <w:pStyle w:val="BODYPARAGRAP"/>
        <w:ind w:firstLine="567"/>
        <w:rPr>
          <w:color w:val="auto"/>
          <w:sz w:val="20"/>
          <w:szCs w:val="20"/>
          <w:lang w:val="en-AU"/>
        </w:rPr>
      </w:pPr>
      <w:ins w:id="6" w:author="Microsoft Word" w:date="2024-06-09T14:35:00Z" w16du:dateUtc="2024-06-09T07:35:00Z">
        <w:r w:rsidRPr="00B74318">
          <w:rPr>
            <w:color w:val="auto"/>
            <w:sz w:val="20"/>
            <w:szCs w:val="20"/>
            <w:lang w:val="en-AU"/>
          </w:rPr>
          <w:t>Stopword Removal is part of the text preprocessing stage which aims to remove irrelevant words in a sentence based on the stopword list. The list of stop words that are commonly used is in the form of a digital library whose list is already available in advance</w:t>
        </w:r>
      </w:ins>
      <w:r w:rsidR="006D7F00">
        <w:rPr>
          <w:color w:val="auto"/>
          <w:sz w:val="20"/>
          <w:szCs w:val="20"/>
          <w:lang w:val="en-AU"/>
        </w:rPr>
        <w:t xml:space="preserve"> </w:t>
      </w:r>
      <w:r w:rsidR="006D7F00" w:rsidRPr="006D7F00">
        <w:rPr>
          <w:color w:val="auto"/>
          <w:sz w:val="20"/>
          <w:szCs w:val="20"/>
          <w:highlight w:val="yellow"/>
          <w:lang w:val="en-AU"/>
        </w:rPr>
        <w:fldChar w:fldCharType="begin" w:fldLock="1"/>
      </w:r>
      <w:r w:rsidR="006D7F00" w:rsidRPr="006D7F00">
        <w:rPr>
          <w:color w:val="auto"/>
          <w:sz w:val="20"/>
          <w:szCs w:val="20"/>
          <w:highlight w:val="yellow"/>
          <w:lang w:val="en-AU"/>
        </w:rPr>
        <w:instrText>ADDIN CSL_CITATION {"citationItems":[{"id":"ITEM-1","itemData":{"DOI":"10.1088/1757-899X/835/1/012051","ISSN":"1757899X","abstract":"Sentiment Analysis is now very important and very useful in machine learning technology where a contextual mining of text to identify and extract subjective information in the source, and in helping to understand social sentiment from comments In general, sentiment analysis can be classified into three broad categories namely sentiment positive and negative. One method of machine learning is the Deep Belief Network (DBN). DBN which is included in the Deep Learning method, is by stacking several algorithms with several extraction features that utilize all resources optimally. This research has two points. First, it aims to classify positive, negative, and neutral sentiments for the test data. The following experiments provide a system of sentiment analysis through the naive Bayes algorithm to calculate sentiment and to improve accuracy by reducing noise in words applied in Indonesian language. From this research, a good level of accuracy can be obtained for extending sentiment using 10-Cross Validation resulting in an accuracy rate of 78.33% with an increase of 6.66% for systems that do not use stopwords, which means reducting noise words and the use of the naïve bayes classification method can be used to determine analysis sentiment on Indonesian language text.","author":[{"dropping-particle":"","family":"Jaka Harjanta","given":"Aris Tri","non-dropping-particle":"","parse-names":false,"suffix":""},{"dropping-particle":"","family":"Herlambang","given":"Bambang Agus","non-dropping-particle":"","parse-names":false,"suffix":""}],"container-title":"IOP Conference Series: Materials Science and Engineering","id":"ITEM-1","issue":"1","issued":{"date-parts":[["2020"]]},"title":"Extraction Sentiment Analysis Using naive Bayes Algorithm and Reducing Noise Word applied in Indonesian Language","type":"article-journal","volume":"835"},"uris":["http://www.mendeley.com/documents/?uuid=da997e57-27d1-46d5-999a-71dc4a21d5df"]}],"mendeley":{"formattedCitation":"[17]","plainTextFormattedCitation":"[17]"},"properties":{"noteIndex":0},"schema":"https://github.com/citation-style-language/schema/raw/master/csl-citation.json"}</w:instrText>
      </w:r>
      <w:r w:rsidR="006D7F00" w:rsidRPr="006D7F00">
        <w:rPr>
          <w:color w:val="auto"/>
          <w:sz w:val="20"/>
          <w:szCs w:val="20"/>
          <w:highlight w:val="yellow"/>
          <w:lang w:val="en-AU"/>
        </w:rPr>
        <w:fldChar w:fldCharType="separate"/>
      </w:r>
      <w:r w:rsidR="006D7F00" w:rsidRPr="006D7F00">
        <w:rPr>
          <w:noProof/>
          <w:color w:val="auto"/>
          <w:sz w:val="20"/>
          <w:szCs w:val="20"/>
          <w:highlight w:val="yellow"/>
          <w:lang w:val="en-AU"/>
        </w:rPr>
        <w:t>[17]</w:t>
      </w:r>
      <w:r w:rsidR="006D7F00" w:rsidRPr="006D7F00">
        <w:rPr>
          <w:color w:val="auto"/>
          <w:sz w:val="20"/>
          <w:szCs w:val="20"/>
          <w:highlight w:val="yellow"/>
          <w:lang w:val="en-AU"/>
        </w:rPr>
        <w:fldChar w:fldCharType="end"/>
      </w:r>
      <w:ins w:id="7" w:author="Microsoft Word" w:date="2024-06-09T14:35:00Z" w16du:dateUtc="2024-06-09T07:35:00Z">
        <w:r>
          <w:rPr>
            <w:color w:val="auto"/>
            <w:sz w:val="20"/>
            <w:szCs w:val="20"/>
            <w:lang w:val="en-AU"/>
          </w:rPr>
          <w:t xml:space="preserve">. </w:t>
        </w:r>
      </w:ins>
      <w:r w:rsidR="00062F93" w:rsidRPr="00062F93">
        <w:rPr>
          <w:color w:val="auto"/>
          <w:sz w:val="20"/>
          <w:szCs w:val="20"/>
          <w:lang w:val="en-AU"/>
        </w:rPr>
        <w:t>Stop word removal can be thought of as an entity selection routine, in which entities that do not contribute to correct ranking decisions are considered spurious words and are removed from the entity space accordingly</w:t>
      </w:r>
      <w:r w:rsidR="00062F93">
        <w:rPr>
          <w:color w:val="auto"/>
          <w:sz w:val="20"/>
          <w:szCs w:val="20"/>
          <w:lang w:val="en-AU"/>
        </w:rPr>
        <w:t xml:space="preserve"> </w:t>
      </w:r>
      <w:r w:rsidR="00B04F8A">
        <w:rPr>
          <w:color w:val="auto"/>
          <w:sz w:val="20"/>
          <w:szCs w:val="20"/>
          <w:lang w:val="en-AU"/>
        </w:rPr>
        <w:fldChar w:fldCharType="begin" w:fldLock="1"/>
      </w:r>
      <w:r w:rsidR="006046CA">
        <w:rPr>
          <w:color w:val="auto"/>
          <w:sz w:val="20"/>
          <w:szCs w:val="20"/>
          <w:lang w:val="en-AU"/>
        </w:rPr>
        <w:instrText>ADDIN CSL_CITATION {"citationItems":[{"id":"ITEM-1","itemData":{"ISSN":"2581-5334","abstract":"Sentiment analysis is an approach to explore whether collected content is in a positive, negative, or neutral state. When thinking varied prospects, for instance, celebrities, politicians, food, places, or another topic, sentiment analysis is employed to examine people's opinions, likes, and interests. Social media are additionally used to communicate our feelings on items and administrations. The remarks and evaluations of millions of clients of the social site can be gathered to extricate their perspectives and emotions towards any item or administration and utilize this data for future business and business enhancements or for domain investigation. This paper presents an open source approach where we gather tweets from the Twitter API, at that point preprocessing, investigate, and visualize those tweets. This sentiment analysis depends on retrieving text information from the communicated web, at that point characterizing individuals' perspectives into three remarkable notions, for example, positive, negative, and neutral.","author":[{"dropping-particle":"","family":"Thwe","given":"Phyu","non-dropping-particle":"","parse-names":false,"suffix":""},{"dropping-particle":"","family":"Aung","given":"Yi Yi","non-dropping-particle":"","parse-names":false,"suffix":""},{"dropping-particle":"","family":"Lwin","given":"Cho Cho","non-dropping-particle":"","parse-names":false,"suffix":""}],"container-title":"International Journal Of All Research Writings","id":"ITEM-1","issue":"7","issued":{"date-parts":[["2021"]]},"page":"32-35","title":"Naïve Bayes Classifier for Sentiment Analysis","type":"article-journal","volume":"3"},"uris":["http://www.mendeley.com/documents/?uuid=9840074a-4034-466d-831e-946471ea92f0"]}],"mendeley":{"formattedCitation":"[18]","plainTextFormattedCitation":"[18]","previouslyFormattedCitation":"[18]"},"properties":{"noteIndex":0},"schema":"https://github.com/citation-style-language/schema/raw/master/csl-citation.json"}</w:instrText>
      </w:r>
      <w:r w:rsidR="00B04F8A">
        <w:rPr>
          <w:color w:val="auto"/>
          <w:sz w:val="20"/>
          <w:szCs w:val="20"/>
          <w:lang w:val="en-AU"/>
        </w:rPr>
        <w:fldChar w:fldCharType="separate"/>
      </w:r>
      <w:r w:rsidR="00B04F8A" w:rsidRPr="00B04F8A">
        <w:rPr>
          <w:noProof/>
          <w:color w:val="auto"/>
          <w:sz w:val="20"/>
          <w:szCs w:val="20"/>
          <w:lang w:val="en-AU"/>
        </w:rPr>
        <w:t>[18]</w:t>
      </w:r>
      <w:r w:rsidR="00B04F8A">
        <w:rPr>
          <w:color w:val="auto"/>
          <w:sz w:val="20"/>
          <w:szCs w:val="20"/>
          <w:lang w:val="en-AU"/>
        </w:rPr>
        <w:fldChar w:fldCharType="end"/>
      </w:r>
      <w:r w:rsidR="00062F93">
        <w:rPr>
          <w:color w:val="auto"/>
          <w:sz w:val="20"/>
          <w:szCs w:val="20"/>
          <w:lang w:val="en-AU"/>
        </w:rPr>
        <w:t xml:space="preserve">. </w:t>
      </w:r>
      <w:ins w:id="8" w:author="Microsoft Word" w:date="2024-06-09T14:35:00Z" w16du:dateUtc="2024-06-09T07:35:00Z">
        <w:r w:rsidRPr="00A31860">
          <w:rPr>
            <w:color w:val="auto"/>
            <w:sz w:val="20"/>
            <w:szCs w:val="20"/>
            <w:lang w:val="en-AU"/>
          </w:rPr>
          <w:t>The following are the results of stopword removal which can be seen in the figure</w:t>
        </w:r>
        <w:r>
          <w:rPr>
            <w:color w:val="auto"/>
            <w:sz w:val="20"/>
            <w:szCs w:val="20"/>
            <w:lang w:val="en-AU"/>
          </w:rPr>
          <w:t xml:space="preserve"> </w:t>
        </w:r>
      </w:ins>
      <w:r w:rsidR="00353028">
        <w:rPr>
          <w:color w:val="auto"/>
          <w:sz w:val="20"/>
          <w:szCs w:val="20"/>
          <w:lang w:val="en-AU"/>
        </w:rPr>
        <w:t>3</w:t>
      </w:r>
      <w:ins w:id="9" w:author="Microsoft Word" w:date="2024-06-09T14:35:00Z" w16du:dateUtc="2024-06-09T07:35:00Z">
        <w:r>
          <w:rPr>
            <w:color w:val="auto"/>
            <w:sz w:val="20"/>
            <w:szCs w:val="20"/>
            <w:lang w:val="en-AU"/>
          </w:rPr>
          <w:t>.</w:t>
        </w:r>
      </w:ins>
    </w:p>
    <w:p w14:paraId="632CD1D7" w14:textId="77777777" w:rsidR="00952BD6" w:rsidRDefault="00952BD6" w:rsidP="00952BD6">
      <w:pPr>
        <w:pStyle w:val="BODYPARAGRAP"/>
        <w:ind w:firstLine="567"/>
        <w:rPr>
          <w:color w:val="auto"/>
          <w:sz w:val="20"/>
          <w:szCs w:val="20"/>
          <w:lang w:val="en-AU"/>
        </w:rPr>
      </w:pPr>
    </w:p>
    <w:p w14:paraId="497B1B7E" w14:textId="77777777" w:rsidR="00952BD6" w:rsidRPr="000F7960" w:rsidRDefault="00952BD6" w:rsidP="00952BD6">
      <w:pPr>
        <w:pStyle w:val="BODYPARAGRAP"/>
        <w:ind w:firstLine="567"/>
        <w:jc w:val="center"/>
        <w:rPr>
          <w:color w:val="auto"/>
          <w:sz w:val="20"/>
          <w:szCs w:val="20"/>
          <w:lang w:val="en-AU"/>
        </w:rPr>
      </w:pPr>
      <w:r w:rsidRPr="00516108">
        <w:rPr>
          <w:noProof/>
          <w:color w:val="auto"/>
          <w:sz w:val="20"/>
          <w:szCs w:val="20"/>
          <w:lang w:val="en-AU"/>
        </w:rPr>
        <w:lastRenderedPageBreak/>
        <w:drawing>
          <wp:inline distT="0" distB="0" distL="0" distR="0" wp14:anchorId="283B74BC" wp14:editId="0BFA14DC">
            <wp:extent cx="5021580" cy="1859147"/>
            <wp:effectExtent l="0" t="0" r="7620" b="8255"/>
            <wp:docPr id="1022440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43337" name=""/>
                    <pic:cNvPicPr/>
                  </pic:nvPicPr>
                  <pic:blipFill>
                    <a:blip r:embed="rId12"/>
                    <a:stretch>
                      <a:fillRect/>
                    </a:stretch>
                  </pic:blipFill>
                  <pic:spPr>
                    <a:xfrm>
                      <a:off x="0" y="0"/>
                      <a:ext cx="5036856" cy="1864803"/>
                    </a:xfrm>
                    <a:prstGeom prst="rect">
                      <a:avLst/>
                    </a:prstGeom>
                  </pic:spPr>
                </pic:pic>
              </a:graphicData>
            </a:graphic>
          </wp:inline>
        </w:drawing>
      </w:r>
    </w:p>
    <w:p w14:paraId="12DA8A51" w14:textId="78B112CC" w:rsidR="00952BD6"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353028">
        <w:rPr>
          <w:color w:val="auto"/>
          <w:sz w:val="20"/>
          <w:szCs w:val="20"/>
          <w:lang w:val="en-AU"/>
        </w:rPr>
        <w:t>3</w:t>
      </w:r>
      <w:r>
        <w:rPr>
          <w:color w:val="auto"/>
          <w:sz w:val="20"/>
          <w:szCs w:val="20"/>
          <w:lang w:val="en-AU"/>
        </w:rPr>
        <w:t>. Stopword Removal</w:t>
      </w:r>
    </w:p>
    <w:p w14:paraId="64F8FB39" w14:textId="77777777" w:rsidR="00952BD6" w:rsidRPr="000F7960" w:rsidRDefault="00952BD6" w:rsidP="00952BD6">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Tokenizing</w:t>
      </w:r>
    </w:p>
    <w:p w14:paraId="3ECAA395" w14:textId="665BCAEF" w:rsidR="00952BD6" w:rsidRPr="000F7960" w:rsidRDefault="00952BD6" w:rsidP="00952BD6">
      <w:pPr>
        <w:pStyle w:val="BODYPARAGRAP"/>
        <w:ind w:firstLine="567"/>
        <w:rPr>
          <w:color w:val="auto"/>
          <w:sz w:val="20"/>
          <w:szCs w:val="20"/>
          <w:lang w:val="en-AU"/>
        </w:rPr>
      </w:pPr>
      <w:ins w:id="10" w:author="Microsoft Word" w:date="2024-06-09T14:35:00Z" w16du:dateUtc="2024-06-09T07:35:00Z">
        <w:r w:rsidRPr="002C5399">
          <w:rPr>
            <w:color w:val="auto"/>
            <w:sz w:val="20"/>
            <w:szCs w:val="20"/>
            <w:lang w:val="en-AU"/>
          </w:rPr>
          <w:t>Tokenization is a procedure for recovering the elements of interest in a sequence of data. This term is commonly used to describe an initial step in the processing of programming languages, and also for the preparation of input data in the case of artificial neural networks</w:t>
        </w:r>
        <w:r>
          <w:rPr>
            <w:color w:val="auto"/>
            <w:sz w:val="20"/>
            <w:szCs w:val="20"/>
            <w:lang w:val="en-AU"/>
          </w:rPr>
          <w:t xml:space="preserve"> </w:t>
        </w:r>
        <w:r>
          <w:rPr>
            <w:color w:val="auto"/>
            <w:sz w:val="20"/>
            <w:szCs w:val="20"/>
            <w:lang w:val="en-AU"/>
          </w:rPr>
          <w:fldChar w:fldCharType="begin" w:fldLock="1"/>
        </w:r>
      </w:ins>
      <w:r w:rsidR="006046CA">
        <w:rPr>
          <w:color w:val="auto"/>
          <w:sz w:val="20"/>
          <w:szCs w:val="20"/>
          <w:lang w:val="en-AU"/>
        </w:rPr>
        <w:instrText>ADDIN CSL_CITATION {"citationItems":[{"id":"ITEM-1","itemData":{"author":[{"dropping-particle":"","family":"Friedman","given":"Robert","non-dropping-particle":"","parse-names":false,"suffix":""}],"id":"ITEM-1","issued":{"date-parts":[["2023"]]},"page":"380-386","title":"Tokenization in the Theory of Knowledge","type":"article-journal"},"uris":["http://www.mendeley.com/documents/?uuid=3389b28b-9d65-4cab-85ea-f74a8568ef11","http://www.mendeley.com/documents/?uuid=0e0de746-1bfc-4201-b99e-03c47287d740"]}],"mendeley":{"formattedCitation":"[19]","plainTextFormattedCitation":"[19]","previouslyFormattedCitation":"[19]"},"properties":{"noteIndex":0},"schema":"https://github.com/citation-style-language/schema/raw/master/csl-citation.json"}</w:instrText>
      </w:r>
      <w:ins w:id="11" w:author="Microsoft Word" w:date="2024-06-09T14:35:00Z" w16du:dateUtc="2024-06-09T07:35:00Z">
        <w:r>
          <w:rPr>
            <w:color w:val="auto"/>
            <w:sz w:val="20"/>
            <w:szCs w:val="20"/>
            <w:lang w:val="en-AU"/>
          </w:rPr>
          <w:fldChar w:fldCharType="separate"/>
        </w:r>
      </w:ins>
      <w:r w:rsidR="00B04F8A" w:rsidRPr="00B04F8A">
        <w:rPr>
          <w:noProof/>
          <w:color w:val="auto"/>
          <w:sz w:val="20"/>
          <w:szCs w:val="20"/>
          <w:lang w:val="en-AU"/>
        </w:rPr>
        <w:t>[19]</w:t>
      </w:r>
      <w:ins w:id="12" w:author="Microsoft Word" w:date="2024-06-09T14:35:00Z" w16du:dateUtc="2024-06-09T07:35:00Z">
        <w:r>
          <w:rPr>
            <w:color w:val="auto"/>
            <w:sz w:val="20"/>
            <w:szCs w:val="20"/>
            <w:lang w:val="en-AU"/>
          </w:rPr>
          <w:fldChar w:fldCharType="end"/>
        </w:r>
        <w:r>
          <w:rPr>
            <w:color w:val="auto"/>
            <w:sz w:val="20"/>
            <w:szCs w:val="20"/>
            <w:lang w:val="en-AU"/>
          </w:rPr>
          <w:t xml:space="preserve">. </w:t>
        </w:r>
      </w:ins>
      <w:r w:rsidR="00A563A6" w:rsidRPr="00A563A6">
        <w:rPr>
          <w:color w:val="auto"/>
          <w:sz w:val="20"/>
          <w:szCs w:val="20"/>
          <w:lang w:val="en-AU"/>
        </w:rPr>
        <w:t>Sentences are categorized into words or tokens by ignoring whitespaces and other symbols</w:t>
      </w:r>
      <w:r w:rsidR="00A563A6">
        <w:rPr>
          <w:color w:val="auto"/>
          <w:sz w:val="20"/>
          <w:szCs w:val="20"/>
          <w:lang w:val="en-AU"/>
        </w:rPr>
        <w:t xml:space="preserve"> </w:t>
      </w:r>
      <w:r w:rsidR="000F362C">
        <w:rPr>
          <w:color w:val="auto"/>
          <w:sz w:val="20"/>
          <w:szCs w:val="20"/>
          <w:lang w:val="en-AU"/>
        </w:rPr>
        <w:fldChar w:fldCharType="begin" w:fldLock="1"/>
      </w:r>
      <w:r w:rsidR="00052F23">
        <w:rPr>
          <w:color w:val="auto"/>
          <w:sz w:val="20"/>
          <w:szCs w:val="20"/>
          <w:lang w:val="en-AU"/>
        </w:rPr>
        <w:instrText>ADDIN CSL_CITATION {"citationItems":[{"id":"ITEM-1","itemData":{"DOI":"10.35940/ijitee.e2402.039520","abstract":"With the recent advancement in the field of online services, the importance of a review for a product has also gone up. In this paper we focus on the aspect of reducing the time and effort for the user by recommending the best product to him. For this to be achieved, this paper proposes a Naive Bayes Classifier which labels the reviews accurately and combines the reviews to give a final rating to the product. The amazon product review data consisting of both negative and positive reviews was used for training and testing purposes. The model’s performance is evaluated, and results are analysed.","author":[{"dropping-particle":"","family":"Vangara*","given":"Raghavendra Vijay Bhasker","non-dropping-particle":"","parse-names":false,"suffix":""},{"dropping-particle":"","family":"Thirupathur","given":"Kailashnathan","non-dropping-particle":"","parse-names":false,"suffix":""},{"dropping-particle":"","family":"Vangara","given":"Shiva Prasad","non-dropping-particle":"","parse-names":false,"suffix":""}],"container-title":"International Journal of Innovative Technology and Exploring Engineering","id":"ITEM-1","issue":"5","issued":{"date-parts":[["2020"]]},"page":"495-498","title":"Opinion Mining Classification u sing Naive Bayes Algorithm","type":"article-journal","volume":"9"},"uris":["http://www.mendeley.com/documents/?uuid=a50d8f28-0eb2-4d04-88c9-abfe0a239afc"]}],"mendeley":{"formattedCitation":"[20]","plainTextFormattedCitation":"[20]","previouslyFormattedCitation":"[20]"},"properties":{"noteIndex":0},"schema":"https://github.com/citation-style-language/schema/raw/master/csl-citation.json"}</w:instrText>
      </w:r>
      <w:r w:rsidR="000F362C">
        <w:rPr>
          <w:color w:val="auto"/>
          <w:sz w:val="20"/>
          <w:szCs w:val="20"/>
          <w:lang w:val="en-AU"/>
        </w:rPr>
        <w:fldChar w:fldCharType="separate"/>
      </w:r>
      <w:r w:rsidR="00B04F8A" w:rsidRPr="00B04F8A">
        <w:rPr>
          <w:noProof/>
          <w:color w:val="auto"/>
          <w:sz w:val="20"/>
          <w:szCs w:val="20"/>
          <w:lang w:val="en-AU"/>
        </w:rPr>
        <w:t>[20]</w:t>
      </w:r>
      <w:r w:rsidR="000F362C">
        <w:rPr>
          <w:color w:val="auto"/>
          <w:sz w:val="20"/>
          <w:szCs w:val="20"/>
          <w:lang w:val="en-AU"/>
        </w:rPr>
        <w:fldChar w:fldCharType="end"/>
      </w:r>
      <w:r w:rsidR="00A563A6">
        <w:rPr>
          <w:color w:val="auto"/>
          <w:sz w:val="20"/>
          <w:szCs w:val="20"/>
          <w:lang w:val="en-AU"/>
        </w:rPr>
        <w:t>.</w:t>
      </w:r>
      <w:r w:rsidR="00A563A6" w:rsidRPr="00A563A6">
        <w:rPr>
          <w:color w:val="auto"/>
          <w:sz w:val="20"/>
          <w:szCs w:val="20"/>
          <w:lang w:val="en-AU"/>
        </w:rPr>
        <w:t xml:space="preserve"> </w:t>
      </w:r>
      <w:r w:rsidR="008B3636" w:rsidRPr="008B3636">
        <w:rPr>
          <w:color w:val="auto"/>
          <w:sz w:val="20"/>
          <w:szCs w:val="20"/>
          <w:lang w:val="en-AU"/>
        </w:rPr>
        <w:t>Tokenization refers to splitting the text into meaningful smaller units known as tokens</w:t>
      </w:r>
      <w:r w:rsidR="008B3636">
        <w:rPr>
          <w:color w:val="auto"/>
          <w:sz w:val="20"/>
          <w:szCs w:val="20"/>
          <w:lang w:val="en-AU"/>
        </w:rPr>
        <w:t xml:space="preserve"> </w:t>
      </w:r>
      <w:r w:rsidR="006046CA">
        <w:rPr>
          <w:color w:val="auto"/>
          <w:sz w:val="20"/>
          <w:szCs w:val="20"/>
          <w:lang w:val="en-AU"/>
        </w:rPr>
        <w:fldChar w:fldCharType="begin" w:fldLock="1"/>
      </w:r>
      <w:r w:rsidR="00052F23">
        <w:rPr>
          <w:color w:val="auto"/>
          <w:sz w:val="20"/>
          <w:szCs w:val="20"/>
          <w:lang w:val="en-AU"/>
        </w:rPr>
        <w:instrText>ADDIN CSL_CITATION {"citationItems":[{"id":"ITEM-1","itemData":{"DOI":"10.14569/IJACSA.2022.0130112","ISSN":"21565570","abstract":"In recent times, one of the most emerging sub-dimensions of natural language processing is sentiment analysis which refers to analyzing opinion on a particular subject from plain text. Drug sentiment analysis has become very significant in present times as classifying medicines based on their effectiveness through analyzing reviews from users can assist potential future consumers in gaining knowledge and making better decisions about a particular drug. The objective of this proposed research is to measure the effectiveness level of a particular drug. Currently most of the text mining researches are based on unsupervised machine learning methods to cluster data. When supervised learning methods are used for text mining, the usual primary concern is to classify the data into two classes. Lack of technical terms in similar datasets make the categorization even more challenging. The proposed research focuses on finding out the keywords through tokenization and lemmatization so that better accuracy can be achieved for categorizing the drugs based on their effectiveness using different algorithms. Such categorization can be instrumental for treating illness as well as improve one’s health and well-being. Four machine learning algorithms have been applied for binary classification and one for multiclass classification on the drug review dataset acquired from the UCI machine learning repository. The machine learning algorithms used for binary classification are naive Bayes classifier, random forest, support vector classifier (SVC), and multilayer perceptron; among these machine learning algorithms, linear SVC was used for multiclass classification. Results obtained from these four classifier algorithms have been analyzed to evaluate their performances. The random forest has been proven to have the best performance among these four algorithms. However, multiclass classification was found to have low performance when applied to natural language processing. On the contrary, the applied linear SVC algorithm performed better for class 2 with AUC 0.82 in this research","author":[{"dropping-particle":"","family":"Uddin","given":"Mohammed Nazim","non-dropping-particle":"","parse-names":false,"suffix":""},{"dropping-particle":"Bin","family":"Hafi","given":"Md Ferdous","non-dropping-particle":"","parse-names":false,"suffix":""},{"dropping-particle":"","family":"Hossain","given":"Sohrab","non-dropping-particle":"","parse-names":false,"suffix":""},{"dropping-particle":"","family":"Islam","given":"Shah Mohammad Mominul","non-dropping-particle":"","parse-names":false,"suffix":""}],"container-title":"International Journal of Advanced Computer Science and Applications","id":"ITEM-1","issue":"1","issued":{"date-parts":[["2022"]]},"page":"92-100","title":"Drug Sentiment Analysis using Machine Learning Classifiers","type":"article-journal","volume":"13"},"uris":["http://www.mendeley.com/documents/?uuid=a5bec5a5-1690-4692-a4aa-244a21bb01e1"]}],"mendeley":{"formattedCitation":"[21]","plainTextFormattedCitation":"[21]","previouslyFormattedCitation":"[21]"},"properties":{"noteIndex":0},"schema":"https://github.com/citation-style-language/schema/raw/master/csl-citation.json"}</w:instrText>
      </w:r>
      <w:r w:rsidR="006046CA">
        <w:rPr>
          <w:color w:val="auto"/>
          <w:sz w:val="20"/>
          <w:szCs w:val="20"/>
          <w:lang w:val="en-AU"/>
        </w:rPr>
        <w:fldChar w:fldCharType="separate"/>
      </w:r>
      <w:r w:rsidR="006046CA" w:rsidRPr="006046CA">
        <w:rPr>
          <w:noProof/>
          <w:color w:val="auto"/>
          <w:sz w:val="20"/>
          <w:szCs w:val="20"/>
          <w:lang w:val="en-AU"/>
        </w:rPr>
        <w:t>[21]</w:t>
      </w:r>
      <w:r w:rsidR="006046CA">
        <w:rPr>
          <w:color w:val="auto"/>
          <w:sz w:val="20"/>
          <w:szCs w:val="20"/>
          <w:lang w:val="en-AU"/>
        </w:rPr>
        <w:fldChar w:fldCharType="end"/>
      </w:r>
      <w:r w:rsidR="008B3636">
        <w:rPr>
          <w:color w:val="auto"/>
          <w:sz w:val="20"/>
          <w:szCs w:val="20"/>
          <w:lang w:val="en-AU"/>
        </w:rPr>
        <w:t xml:space="preserve">. </w:t>
      </w:r>
      <w:ins w:id="13" w:author="Microsoft Word" w:date="2024-06-09T14:35:00Z" w16du:dateUtc="2024-06-09T07:35:00Z">
        <w:r w:rsidRPr="00A31860">
          <w:rPr>
            <w:color w:val="auto"/>
            <w:sz w:val="20"/>
            <w:szCs w:val="20"/>
            <w:lang w:val="en-AU"/>
          </w:rPr>
          <w:t xml:space="preserve">The following are the results of </w:t>
        </w:r>
        <w:r>
          <w:rPr>
            <w:color w:val="auto"/>
            <w:sz w:val="20"/>
            <w:szCs w:val="20"/>
            <w:lang w:val="en-AU"/>
          </w:rPr>
          <w:t xml:space="preserve">tokenizing </w:t>
        </w:r>
        <w:r w:rsidRPr="00A31860">
          <w:rPr>
            <w:color w:val="auto"/>
            <w:sz w:val="20"/>
            <w:szCs w:val="20"/>
            <w:lang w:val="en-AU"/>
          </w:rPr>
          <w:t>which can be seen in the figure</w:t>
        </w:r>
        <w:r>
          <w:rPr>
            <w:color w:val="auto"/>
            <w:sz w:val="20"/>
            <w:szCs w:val="20"/>
            <w:lang w:val="en-AU"/>
          </w:rPr>
          <w:t xml:space="preserve"> </w:t>
        </w:r>
      </w:ins>
      <w:r w:rsidR="00353028">
        <w:rPr>
          <w:color w:val="auto"/>
          <w:sz w:val="20"/>
          <w:szCs w:val="20"/>
          <w:lang w:val="en-AU"/>
        </w:rPr>
        <w:t>4</w:t>
      </w:r>
      <w:ins w:id="14" w:author="Microsoft Word" w:date="2024-06-09T14:35:00Z" w16du:dateUtc="2024-06-09T07:35:00Z">
        <w:r>
          <w:rPr>
            <w:color w:val="auto"/>
            <w:sz w:val="20"/>
            <w:szCs w:val="20"/>
            <w:lang w:val="en-AU"/>
          </w:rPr>
          <w:t>.</w:t>
        </w:r>
      </w:ins>
    </w:p>
    <w:p w14:paraId="7EF257DA" w14:textId="77777777" w:rsidR="00952BD6" w:rsidRDefault="00952BD6" w:rsidP="00952BD6">
      <w:pPr>
        <w:pStyle w:val="BODYPARAGRAP"/>
        <w:ind w:firstLine="567"/>
        <w:rPr>
          <w:color w:val="auto"/>
          <w:sz w:val="20"/>
          <w:szCs w:val="20"/>
          <w:lang w:val="en-AU"/>
        </w:rPr>
      </w:pPr>
    </w:p>
    <w:p w14:paraId="32214666" w14:textId="77777777" w:rsidR="00952BD6" w:rsidRPr="000F7960" w:rsidRDefault="00952BD6" w:rsidP="00952BD6">
      <w:pPr>
        <w:pStyle w:val="BODYPARAGRAP"/>
        <w:ind w:firstLine="567"/>
        <w:jc w:val="center"/>
        <w:rPr>
          <w:color w:val="auto"/>
          <w:sz w:val="20"/>
          <w:szCs w:val="20"/>
          <w:lang w:val="en-AU"/>
        </w:rPr>
      </w:pPr>
      <w:r w:rsidRPr="00CE7910">
        <w:rPr>
          <w:noProof/>
          <w:color w:val="auto"/>
          <w:sz w:val="20"/>
          <w:szCs w:val="20"/>
          <w:lang w:val="en-AU"/>
        </w:rPr>
        <w:drawing>
          <wp:inline distT="0" distB="0" distL="0" distR="0" wp14:anchorId="13FEF71E" wp14:editId="375B0068">
            <wp:extent cx="5311140" cy="2151978"/>
            <wp:effectExtent l="0" t="0" r="3810" b="1270"/>
            <wp:docPr id="7418549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4892" name=""/>
                    <pic:cNvPicPr/>
                  </pic:nvPicPr>
                  <pic:blipFill>
                    <a:blip r:embed="rId13"/>
                    <a:stretch>
                      <a:fillRect/>
                    </a:stretch>
                  </pic:blipFill>
                  <pic:spPr>
                    <a:xfrm>
                      <a:off x="0" y="0"/>
                      <a:ext cx="5315808" cy="2153870"/>
                    </a:xfrm>
                    <a:prstGeom prst="rect">
                      <a:avLst/>
                    </a:prstGeom>
                  </pic:spPr>
                </pic:pic>
              </a:graphicData>
            </a:graphic>
          </wp:inline>
        </w:drawing>
      </w:r>
    </w:p>
    <w:p w14:paraId="419688CD" w14:textId="5CD8BB95" w:rsidR="00952BD6" w:rsidRPr="000F7960"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353028">
        <w:rPr>
          <w:color w:val="auto"/>
          <w:sz w:val="20"/>
          <w:szCs w:val="20"/>
          <w:lang w:val="en-AU"/>
        </w:rPr>
        <w:t>4</w:t>
      </w:r>
      <w:r>
        <w:rPr>
          <w:color w:val="auto"/>
          <w:sz w:val="20"/>
          <w:szCs w:val="20"/>
          <w:lang w:val="en-AU"/>
        </w:rPr>
        <w:t>. Tokenizing</w:t>
      </w:r>
    </w:p>
    <w:p w14:paraId="470B00D5" w14:textId="77777777" w:rsidR="00952BD6" w:rsidRPr="000F7960" w:rsidRDefault="00952BD6" w:rsidP="00952BD6">
      <w:pPr>
        <w:pStyle w:val="SUBJUDUL"/>
        <w:numPr>
          <w:ilvl w:val="2"/>
          <w:numId w:val="4"/>
        </w:numPr>
        <w:ind w:left="567" w:hanging="567"/>
        <w:rPr>
          <w:rFonts w:ascii="Palatino Linotype" w:hAnsi="Palatino Linotype"/>
          <w:color w:val="auto"/>
          <w:sz w:val="22"/>
          <w:szCs w:val="22"/>
        </w:rPr>
      </w:pPr>
      <w:r>
        <w:rPr>
          <w:rFonts w:ascii="Palatino Linotype" w:hAnsi="Palatino Linotype"/>
          <w:color w:val="auto"/>
          <w:sz w:val="22"/>
          <w:szCs w:val="22"/>
        </w:rPr>
        <w:t>Stemming</w:t>
      </w:r>
    </w:p>
    <w:p w14:paraId="0C2BB57D" w14:textId="221ECBE9" w:rsidR="00952BD6" w:rsidRPr="000F7960" w:rsidRDefault="00952BD6" w:rsidP="00952BD6">
      <w:pPr>
        <w:pStyle w:val="BODYPARAGRAP"/>
        <w:ind w:firstLine="567"/>
        <w:rPr>
          <w:color w:val="auto"/>
          <w:sz w:val="20"/>
          <w:szCs w:val="20"/>
          <w:lang w:val="en-AU"/>
        </w:rPr>
      </w:pPr>
      <w:ins w:id="15" w:author="Microsoft Word" w:date="2024-06-09T14:35:00Z" w16du:dateUtc="2024-06-09T07:35:00Z">
        <w:r w:rsidRPr="00762A5C">
          <w:rPr>
            <w:color w:val="auto"/>
            <w:sz w:val="20"/>
            <w:szCs w:val="20"/>
            <w:lang w:val="en-AU"/>
          </w:rPr>
          <w:t>Stemming is the next process after filtering to get root words from each token. The stemming method used in developing corpus was “</w:t>
        </w:r>
        <w:proofErr w:type="spellStart"/>
        <w:r w:rsidRPr="00762A5C">
          <w:rPr>
            <w:color w:val="auto"/>
            <w:sz w:val="20"/>
            <w:szCs w:val="20"/>
            <w:lang w:val="en-AU"/>
          </w:rPr>
          <w:t>Sastrawi</w:t>
        </w:r>
        <w:proofErr w:type="spellEnd"/>
        <w:r w:rsidRPr="00762A5C">
          <w:rPr>
            <w:color w:val="auto"/>
            <w:sz w:val="20"/>
            <w:szCs w:val="20"/>
            <w:lang w:val="en-AU"/>
          </w:rPr>
          <w:t>”</w:t>
        </w:r>
        <w:r>
          <w:rPr>
            <w:color w:val="auto"/>
            <w:sz w:val="20"/>
            <w:szCs w:val="20"/>
            <w:lang w:val="en-AU"/>
          </w:rPr>
          <w:t xml:space="preserve"> </w:t>
        </w:r>
        <w:r>
          <w:rPr>
            <w:color w:val="auto"/>
            <w:sz w:val="20"/>
            <w:szCs w:val="20"/>
            <w:lang w:val="en-AU"/>
          </w:rPr>
          <w:fldChar w:fldCharType="begin" w:fldLock="1"/>
        </w:r>
      </w:ins>
      <w:r w:rsidR="00052F23">
        <w:rPr>
          <w:color w:val="auto"/>
          <w:sz w:val="20"/>
          <w:szCs w:val="20"/>
          <w:lang w:val="en-AU"/>
        </w:rPr>
        <w:instrText>ADDIN CSL_CITATION {"citationItems":[{"id":"ITEM-1","itemData":{"DOI":"10.1186/s40537-021-00413-1","ISBN":"4053702100413","ISSN":"2196-1115","author":[{"dropping-particle":"","family":"Mutiara","given":"Achmad Benny","non-dropping-particle":"","parse-names":false,"suffix":""},{"dropping-particle":"","family":"Wibowo","given":"Eri Prasetyo","non-dropping-particle":"","parse-names":false,"suffix":""},{"dropping-particle":"","family":"Santosa","given":"Paulus Insap","non-dropping-particle":"","parse-names":false,"suffix":""}],"container-title":"Journal of Big Data","id":"ITEM-1","issued":{"date-parts":[["2021"]]},"page":"1-16","publisher":"Springer International Publishing","title":"Improving the accuracy of text classification using stemming method , a case of non ‑ formal Indonesian conversation","type":"article-journal"},"uris":["http://www.mendeley.com/documents/?uuid=fc4b2db0-89b7-450d-a1f6-0026dde6b714","http://www.mendeley.com/documents/?uuid=acd074c3-76b6-4266-99b8-05cbfed335cc"]}],"mendeley":{"formattedCitation":"[22]","plainTextFormattedCitation":"[22]","previouslyFormattedCitation":"[22]"},"properties":{"noteIndex":0},"schema":"https://github.com/citation-style-language/schema/raw/master/csl-citation.json"}</w:instrText>
      </w:r>
      <w:ins w:id="16" w:author="Microsoft Word" w:date="2024-06-09T14:35:00Z" w16du:dateUtc="2024-06-09T07:35:00Z">
        <w:r>
          <w:rPr>
            <w:color w:val="auto"/>
            <w:sz w:val="20"/>
            <w:szCs w:val="20"/>
            <w:lang w:val="en-AU"/>
          </w:rPr>
          <w:fldChar w:fldCharType="separate"/>
        </w:r>
      </w:ins>
      <w:r w:rsidR="006046CA" w:rsidRPr="006046CA">
        <w:rPr>
          <w:noProof/>
          <w:color w:val="auto"/>
          <w:sz w:val="20"/>
          <w:szCs w:val="20"/>
          <w:lang w:val="en-AU"/>
        </w:rPr>
        <w:t>[22]</w:t>
      </w:r>
      <w:ins w:id="17" w:author="Microsoft Word" w:date="2024-06-09T14:35:00Z" w16du:dateUtc="2024-06-09T07:35:00Z">
        <w:r>
          <w:rPr>
            <w:color w:val="auto"/>
            <w:sz w:val="20"/>
            <w:szCs w:val="20"/>
            <w:lang w:val="en-AU"/>
          </w:rPr>
          <w:fldChar w:fldCharType="end"/>
        </w:r>
        <w:r>
          <w:rPr>
            <w:color w:val="auto"/>
            <w:sz w:val="20"/>
            <w:szCs w:val="20"/>
            <w:lang w:val="en-AU"/>
          </w:rPr>
          <w:t xml:space="preserve">. </w:t>
        </w:r>
        <w:r w:rsidRPr="00A31860">
          <w:rPr>
            <w:color w:val="auto"/>
            <w:sz w:val="20"/>
            <w:szCs w:val="20"/>
            <w:lang w:val="en-AU"/>
          </w:rPr>
          <w:t xml:space="preserve">The following are the results of </w:t>
        </w:r>
        <w:r>
          <w:rPr>
            <w:color w:val="auto"/>
            <w:sz w:val="20"/>
            <w:szCs w:val="20"/>
            <w:lang w:val="en-AU"/>
          </w:rPr>
          <w:t xml:space="preserve">stemming </w:t>
        </w:r>
        <w:r w:rsidRPr="00A31860">
          <w:rPr>
            <w:color w:val="auto"/>
            <w:sz w:val="20"/>
            <w:szCs w:val="20"/>
            <w:lang w:val="en-AU"/>
          </w:rPr>
          <w:t>which can be seen in the figure</w:t>
        </w:r>
        <w:r>
          <w:rPr>
            <w:color w:val="auto"/>
            <w:sz w:val="20"/>
            <w:szCs w:val="20"/>
            <w:lang w:val="en-AU"/>
          </w:rPr>
          <w:t xml:space="preserve"> </w:t>
        </w:r>
      </w:ins>
      <w:r w:rsidR="00353028">
        <w:rPr>
          <w:color w:val="auto"/>
          <w:sz w:val="20"/>
          <w:szCs w:val="20"/>
          <w:lang w:val="en-AU"/>
        </w:rPr>
        <w:t>5</w:t>
      </w:r>
      <w:ins w:id="18" w:author="Microsoft Word" w:date="2024-06-09T14:35:00Z" w16du:dateUtc="2024-06-09T07:35:00Z">
        <w:r>
          <w:rPr>
            <w:color w:val="auto"/>
            <w:sz w:val="20"/>
            <w:szCs w:val="20"/>
            <w:lang w:val="en-AU"/>
          </w:rPr>
          <w:t>.</w:t>
        </w:r>
      </w:ins>
    </w:p>
    <w:p w14:paraId="03DE222E" w14:textId="77777777" w:rsidR="00952BD6" w:rsidRPr="000F7960" w:rsidRDefault="00952BD6" w:rsidP="00952BD6">
      <w:pPr>
        <w:pStyle w:val="BODYPARAGRAP"/>
        <w:ind w:firstLine="567"/>
        <w:jc w:val="center"/>
        <w:rPr>
          <w:color w:val="auto"/>
          <w:sz w:val="20"/>
          <w:szCs w:val="20"/>
          <w:lang w:val="en-AU"/>
        </w:rPr>
      </w:pPr>
      <w:r w:rsidRPr="00633CAB">
        <w:rPr>
          <w:noProof/>
          <w:color w:val="auto"/>
          <w:sz w:val="20"/>
          <w:szCs w:val="20"/>
          <w:lang w:val="en-AU"/>
        </w:rPr>
        <w:lastRenderedPageBreak/>
        <w:drawing>
          <wp:inline distT="0" distB="0" distL="0" distR="0" wp14:anchorId="392B6CB3" wp14:editId="51F5DD7A">
            <wp:extent cx="3616265" cy="2461260"/>
            <wp:effectExtent l="0" t="0" r="3810" b="0"/>
            <wp:docPr id="5360126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7281" name=""/>
                    <pic:cNvPicPr/>
                  </pic:nvPicPr>
                  <pic:blipFill>
                    <a:blip r:embed="rId14"/>
                    <a:stretch>
                      <a:fillRect/>
                    </a:stretch>
                  </pic:blipFill>
                  <pic:spPr>
                    <a:xfrm>
                      <a:off x="0" y="0"/>
                      <a:ext cx="3623161" cy="2465954"/>
                    </a:xfrm>
                    <a:prstGeom prst="rect">
                      <a:avLst/>
                    </a:prstGeom>
                  </pic:spPr>
                </pic:pic>
              </a:graphicData>
            </a:graphic>
          </wp:inline>
        </w:drawing>
      </w:r>
    </w:p>
    <w:p w14:paraId="7BD1E0CD" w14:textId="218FD1D7" w:rsidR="00952BD6" w:rsidRPr="000F7960"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353028">
        <w:rPr>
          <w:color w:val="auto"/>
          <w:sz w:val="20"/>
          <w:szCs w:val="20"/>
          <w:lang w:val="en-AU"/>
        </w:rPr>
        <w:t>5</w:t>
      </w:r>
      <w:r>
        <w:rPr>
          <w:color w:val="auto"/>
          <w:sz w:val="20"/>
          <w:szCs w:val="20"/>
          <w:lang w:val="en-AU"/>
        </w:rPr>
        <w:t>. Stemming</w:t>
      </w:r>
    </w:p>
    <w:p w14:paraId="3DAA0B1D" w14:textId="77777777" w:rsidR="00952BD6" w:rsidRPr="000F7960" w:rsidRDefault="00952BD6" w:rsidP="00952BD6">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t>Smote</w:t>
      </w:r>
    </w:p>
    <w:p w14:paraId="3F792E14" w14:textId="2F897BF3" w:rsidR="00952BD6" w:rsidRDefault="00952BD6" w:rsidP="00952BD6">
      <w:pPr>
        <w:pStyle w:val="BODYPARAGRAP"/>
        <w:ind w:firstLine="567"/>
        <w:rPr>
          <w:color w:val="auto"/>
          <w:sz w:val="20"/>
          <w:szCs w:val="20"/>
          <w:lang w:val="en-AU"/>
        </w:rPr>
      </w:pPr>
      <w:ins w:id="19" w:author="Microsoft Word" w:date="2024-06-09T14:42:00Z" w16du:dateUtc="2024-06-09T07:42:00Z">
        <w:r w:rsidRPr="00B13DCB">
          <w:rPr>
            <w:color w:val="auto"/>
            <w:sz w:val="20"/>
            <w:szCs w:val="20"/>
            <w:lang w:val="en-AU"/>
          </w:rPr>
          <w:t>SMOTE is used to increase the number of samples in the minority class</w:t>
        </w:r>
        <w:r>
          <w:rPr>
            <w:color w:val="auto"/>
            <w:sz w:val="20"/>
            <w:szCs w:val="20"/>
            <w:lang w:val="en-AU"/>
          </w:rPr>
          <w:t xml:space="preserve"> </w:t>
        </w:r>
        <w:r>
          <w:rPr>
            <w:color w:val="auto"/>
            <w:sz w:val="20"/>
            <w:szCs w:val="20"/>
            <w:lang w:val="en-AU"/>
          </w:rPr>
          <w:fldChar w:fldCharType="begin" w:fldLock="1"/>
        </w:r>
      </w:ins>
      <w:r w:rsidR="00052F23">
        <w:rPr>
          <w:color w:val="auto"/>
          <w:sz w:val="20"/>
          <w:szCs w:val="20"/>
          <w:lang w:val="en-AU"/>
        </w:rPr>
        <w:instrText>ADDIN CSL_CITATION {"citationItems":[{"id":"ITEM-1","itemData":{"DOI":"10.1016/j.jbi.2020.103465","ISSN":"1532-0464","author":[{"dropping-particle":"","family":"Xu","given":"Zhaozhao","non-dropping-particle":"","parse-names":false,"suffix":""},{"dropping-particle":"","family":"Shen","given":"Derong","non-dropping-particle":"","parse-names":false,"suffix":""},{"dropping-particle":"","family":"Nie","given":"Tiezheng","non-dropping-particle":"","parse-names":false,"suffix":""},{"dropping-particle":"","family":"Kou","given":"Yue","non-dropping-particle":"","parse-names":false,"suffix":""}],"container-title":"Journal of Biomedical Informatics","id":"ITEM-1","issue":"June","issued":{"date-parts":[["2020"]]},"page":"103465","publisher":"Elsevier","title":"A hybrid sampling algorithm combining M-SMOTE and ENN based on Random forest for medical imbalanced data","type":"article-journal","volume":"107"},"uris":["http://www.mendeley.com/documents/?uuid=e54ac93d-26e0-451f-9e62-6c7fb0099158"]}],"mendeley":{"formattedCitation":"[23]","plainTextFormattedCitation":"[23]","previouslyFormattedCitation":"[23]"},"properties":{"noteIndex":0},"schema":"https://github.com/citation-style-language/schema/raw/master/csl-citation.json"}</w:instrText>
      </w:r>
      <w:ins w:id="20" w:author="Microsoft Word" w:date="2024-06-09T14:42:00Z" w16du:dateUtc="2024-06-09T07:42:00Z">
        <w:r>
          <w:rPr>
            <w:color w:val="auto"/>
            <w:sz w:val="20"/>
            <w:szCs w:val="20"/>
            <w:lang w:val="en-AU"/>
          </w:rPr>
          <w:fldChar w:fldCharType="separate"/>
        </w:r>
      </w:ins>
      <w:r w:rsidR="006046CA" w:rsidRPr="006046CA">
        <w:rPr>
          <w:noProof/>
          <w:color w:val="auto"/>
          <w:sz w:val="20"/>
          <w:szCs w:val="20"/>
          <w:lang w:val="en-AU"/>
        </w:rPr>
        <w:t>[23]</w:t>
      </w:r>
      <w:ins w:id="21" w:author="Microsoft Word" w:date="2024-06-09T14:42:00Z" w16du:dateUtc="2024-06-09T07:42:00Z">
        <w:r>
          <w:rPr>
            <w:color w:val="auto"/>
            <w:sz w:val="20"/>
            <w:szCs w:val="20"/>
            <w:lang w:val="en-AU"/>
          </w:rPr>
          <w:fldChar w:fldCharType="end"/>
        </w:r>
        <w:r>
          <w:rPr>
            <w:color w:val="auto"/>
            <w:sz w:val="20"/>
            <w:szCs w:val="20"/>
            <w:lang w:val="en-AU"/>
          </w:rPr>
          <w:t xml:space="preserve">. </w:t>
        </w:r>
        <w:r w:rsidRPr="006D549B">
          <w:rPr>
            <w:color w:val="auto"/>
            <w:sz w:val="20"/>
            <w:szCs w:val="20"/>
            <w:lang w:val="en-AU"/>
          </w:rPr>
          <w:t>The SMOTE (synthetic Minority Over-sampling Technique) oversampling method used to deal with class imbalance problems</w:t>
        </w:r>
        <w:r>
          <w:rPr>
            <w:color w:val="auto"/>
            <w:sz w:val="20"/>
            <w:szCs w:val="20"/>
            <w:lang w:val="en-AU"/>
          </w:rPr>
          <w:t xml:space="preserve"> </w:t>
        </w:r>
        <w:r>
          <w:rPr>
            <w:color w:val="auto"/>
            <w:sz w:val="20"/>
            <w:szCs w:val="20"/>
            <w:lang w:val="en-AU"/>
          </w:rPr>
          <w:fldChar w:fldCharType="begin" w:fldLock="1"/>
        </w:r>
      </w:ins>
      <w:r w:rsidR="00052F23">
        <w:rPr>
          <w:color w:val="auto"/>
          <w:sz w:val="20"/>
          <w:szCs w:val="20"/>
          <w:lang w:val="en-AU"/>
        </w:rPr>
        <w:instrText>ADDIN CSL_CITATION {"citationItems":[{"id":"ITEM-1","itemData":{"DOI":"10.1088/1742-6596/1641/1/012102","ISSN":"17426596","abstract":"As the online Ojek services, people often talk about them by giving their opinions and opinions through various media, one of which is Google Play opinion given by the public to the services ofonline Ojek also diverse. Users provide review reviews or comments about the application, of courseusers will choose an app that has a good review. But monitoring the reviews of the general public is not easy, because the amount is very much to be processed so that researchers want to know the extent of the user review analysis of Gojek and Grab applications based on the review of user comments using the classification technique is using the NB algorithm and SVM based technique Smote. The results of the test with the highest accuracy result 81.09% and AUC value = 0.922 is the applicationGojek while for application test results grab accuracy value of 73.20% and AUC value = 0.848. To that end, the implementation of the Support Vector Machine based Smote technique in this study has higher accuracy so that it can be used to provide solution to the sentiment analysis problems in the review user comments online Ojek application","author":[{"dropping-particle":"","family":"Hermanto","given":"","non-dropping-particle":"","parse-names":false,"suffix":""},{"dropping-particle":"","family":"Kuntoro","given":"Antonius Yadi","non-dropping-particle":"","parse-names":false,"suffix":""},{"dropping-particle":"","family":"Asra","given":"Taufik","non-dropping-particle":"","parse-names":false,"suffix":""},{"dropping-particle":"","family":"Pratama","given":"Eri Bayu","non-dropping-particle":"","parse-names":false,"suffix":""},{"dropping-particle":"","family":"Effendi","given":"Lasman","non-dropping-particle":"","parse-names":false,"suffix":""},{"dropping-particle":"","family":"Ocanitra","given":"Ridatu","non-dropping-particle":"","parse-names":false,"suffix":""}],"container-title":"Journal of Physics: Conference Series","id":"ITEM-1","issue":"1","issued":{"date-parts":[["2020"]]},"title":"Gojek and Grab User Sentiment Analysis on Google Play Using Naive Bayes Algorithm and Support Vector Machine Based Smote Technique","type":"article-journal","volume":"1641"},"uris":["http://www.mendeley.com/documents/?uuid=df39b68c-e08a-4caa-afa5-4ba1d100295f"]}],"mendeley":{"formattedCitation":"[24]","plainTextFormattedCitation":"[24]","previouslyFormattedCitation":"[24]"},"properties":{"noteIndex":0},"schema":"https://github.com/citation-style-language/schema/raw/master/csl-citation.json"}</w:instrText>
      </w:r>
      <w:ins w:id="22" w:author="Microsoft Word" w:date="2024-06-09T14:42:00Z" w16du:dateUtc="2024-06-09T07:42:00Z">
        <w:r>
          <w:rPr>
            <w:color w:val="auto"/>
            <w:sz w:val="20"/>
            <w:szCs w:val="20"/>
            <w:lang w:val="en-AU"/>
          </w:rPr>
          <w:fldChar w:fldCharType="separate"/>
        </w:r>
      </w:ins>
      <w:r w:rsidR="006046CA" w:rsidRPr="006046CA">
        <w:rPr>
          <w:noProof/>
          <w:color w:val="auto"/>
          <w:sz w:val="20"/>
          <w:szCs w:val="20"/>
          <w:lang w:val="en-AU"/>
        </w:rPr>
        <w:t>[24]</w:t>
      </w:r>
      <w:ins w:id="23" w:author="Microsoft Word" w:date="2024-06-09T14:42:00Z" w16du:dateUtc="2024-06-09T07:42:00Z">
        <w:r>
          <w:rPr>
            <w:color w:val="auto"/>
            <w:sz w:val="20"/>
            <w:szCs w:val="20"/>
            <w:lang w:val="en-AU"/>
          </w:rPr>
          <w:fldChar w:fldCharType="end"/>
        </w:r>
        <w:r w:rsidRPr="006D549B">
          <w:rPr>
            <w:color w:val="auto"/>
            <w:sz w:val="20"/>
            <w:szCs w:val="20"/>
            <w:lang w:val="en-AU"/>
          </w:rPr>
          <w:t xml:space="preserve">. </w:t>
        </w:r>
        <w:r w:rsidRPr="00A31860">
          <w:rPr>
            <w:color w:val="auto"/>
            <w:sz w:val="20"/>
            <w:szCs w:val="20"/>
            <w:lang w:val="en-AU"/>
          </w:rPr>
          <w:t xml:space="preserve">The following are the results of </w:t>
        </w:r>
        <w:r>
          <w:rPr>
            <w:color w:val="auto"/>
            <w:sz w:val="20"/>
            <w:szCs w:val="20"/>
            <w:lang w:val="en-AU"/>
          </w:rPr>
          <w:t xml:space="preserve">smote </w:t>
        </w:r>
        <w:r w:rsidRPr="00A31860">
          <w:rPr>
            <w:color w:val="auto"/>
            <w:sz w:val="20"/>
            <w:szCs w:val="20"/>
            <w:lang w:val="en-AU"/>
          </w:rPr>
          <w:t>which can be seen in the figure</w:t>
        </w:r>
        <w:r>
          <w:rPr>
            <w:color w:val="auto"/>
            <w:sz w:val="20"/>
            <w:szCs w:val="20"/>
            <w:lang w:val="en-AU"/>
          </w:rPr>
          <w:t xml:space="preserve"> </w:t>
        </w:r>
      </w:ins>
      <w:r w:rsidR="00353028">
        <w:rPr>
          <w:color w:val="auto"/>
          <w:sz w:val="20"/>
          <w:szCs w:val="20"/>
          <w:lang w:val="en-AU"/>
        </w:rPr>
        <w:t>6</w:t>
      </w:r>
      <w:r w:rsidR="00FA7B81">
        <w:rPr>
          <w:color w:val="auto"/>
          <w:sz w:val="20"/>
          <w:szCs w:val="20"/>
          <w:lang w:val="en-AU"/>
        </w:rPr>
        <w:t xml:space="preserve"> </w:t>
      </w:r>
      <w:r w:rsidR="00FA7B81" w:rsidRPr="00783415">
        <w:rPr>
          <w:color w:val="auto"/>
          <w:sz w:val="20"/>
          <w:szCs w:val="20"/>
          <w:highlight w:val="yellow"/>
          <w:lang w:val="en-AU"/>
        </w:rPr>
        <w:t>and 7</w:t>
      </w:r>
      <w:ins w:id="24" w:author="Microsoft Word" w:date="2024-06-09T14:42:00Z" w16du:dateUtc="2024-06-09T07:42:00Z">
        <w:r>
          <w:rPr>
            <w:color w:val="auto"/>
            <w:sz w:val="20"/>
            <w:szCs w:val="20"/>
            <w:lang w:val="en-AU"/>
          </w:rPr>
          <w:t>.</w:t>
        </w:r>
      </w:ins>
    </w:p>
    <w:p w14:paraId="06FE633D" w14:textId="77777777" w:rsidR="00FA7B81" w:rsidRDefault="00FA7B81" w:rsidP="00952BD6">
      <w:pPr>
        <w:pStyle w:val="BODYPARAGRAP"/>
        <w:ind w:firstLine="567"/>
        <w:rPr>
          <w:color w:val="auto"/>
          <w:sz w:val="20"/>
          <w:szCs w:val="20"/>
          <w:lang w:val="en-AU"/>
        </w:rPr>
      </w:pPr>
    </w:p>
    <w:p w14:paraId="26E9873D" w14:textId="69A1513E" w:rsidR="00952BD6" w:rsidRDefault="00E32071" w:rsidP="00FA7B81">
      <w:pPr>
        <w:pStyle w:val="BODYPARAGRAP"/>
        <w:ind w:firstLine="567"/>
        <w:jc w:val="center"/>
        <w:rPr>
          <w:color w:val="auto"/>
          <w:sz w:val="20"/>
          <w:szCs w:val="20"/>
          <w:lang w:val="en-AU"/>
        </w:rPr>
      </w:pPr>
      <w:r w:rsidRPr="00E32071">
        <w:rPr>
          <w:noProof/>
          <w:color w:val="auto"/>
          <w:sz w:val="20"/>
          <w:szCs w:val="20"/>
          <w:lang w:val="en-AU"/>
        </w:rPr>
        <w:drawing>
          <wp:inline distT="0" distB="0" distL="0" distR="0" wp14:anchorId="6CB6AD16" wp14:editId="371B0A12">
            <wp:extent cx="2762636" cy="1028844"/>
            <wp:effectExtent l="0" t="0" r="0" b="0"/>
            <wp:docPr id="10816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5997" name=""/>
                    <pic:cNvPicPr/>
                  </pic:nvPicPr>
                  <pic:blipFill>
                    <a:blip r:embed="rId15"/>
                    <a:stretch>
                      <a:fillRect/>
                    </a:stretch>
                  </pic:blipFill>
                  <pic:spPr>
                    <a:xfrm>
                      <a:off x="0" y="0"/>
                      <a:ext cx="2762636" cy="1028844"/>
                    </a:xfrm>
                    <a:prstGeom prst="rect">
                      <a:avLst/>
                    </a:prstGeom>
                  </pic:spPr>
                </pic:pic>
              </a:graphicData>
            </a:graphic>
          </wp:inline>
        </w:drawing>
      </w:r>
    </w:p>
    <w:p w14:paraId="166D5B5A" w14:textId="3B294114" w:rsidR="00FA7B81" w:rsidRDefault="00FA7B81" w:rsidP="00FA7B81">
      <w:pPr>
        <w:pStyle w:val="BODYPARAGRAP"/>
        <w:ind w:firstLine="567"/>
        <w:jc w:val="center"/>
        <w:rPr>
          <w:color w:val="auto"/>
          <w:sz w:val="20"/>
          <w:szCs w:val="20"/>
          <w:lang w:val="en-AU"/>
        </w:rPr>
      </w:pPr>
      <w:r w:rsidRPr="00783415">
        <w:rPr>
          <w:color w:val="auto"/>
          <w:sz w:val="20"/>
          <w:szCs w:val="20"/>
          <w:highlight w:val="yellow"/>
          <w:lang w:val="en-AU"/>
        </w:rPr>
        <w:t>Fig 6. Before Smote</w:t>
      </w:r>
    </w:p>
    <w:p w14:paraId="580AE952" w14:textId="77777777" w:rsidR="00FA7B81" w:rsidRDefault="00FA7B81" w:rsidP="00FA7B81">
      <w:pPr>
        <w:pStyle w:val="BODYPARAGRAP"/>
        <w:ind w:firstLine="567"/>
        <w:jc w:val="center"/>
        <w:rPr>
          <w:color w:val="auto"/>
          <w:sz w:val="20"/>
          <w:szCs w:val="20"/>
          <w:lang w:val="en-AU"/>
        </w:rPr>
      </w:pPr>
    </w:p>
    <w:p w14:paraId="67F5FE0F" w14:textId="5A3398E1" w:rsidR="00952BD6" w:rsidRDefault="00FA7B81" w:rsidP="00952BD6">
      <w:pPr>
        <w:pStyle w:val="BODYPARAGRAP"/>
        <w:ind w:firstLine="567"/>
        <w:jc w:val="center"/>
        <w:rPr>
          <w:color w:val="auto"/>
          <w:sz w:val="20"/>
          <w:szCs w:val="20"/>
          <w:lang w:val="en-AU"/>
        </w:rPr>
      </w:pPr>
      <w:r w:rsidRPr="00FA7B81">
        <w:rPr>
          <w:noProof/>
          <w:color w:val="auto"/>
          <w:sz w:val="20"/>
          <w:szCs w:val="20"/>
          <w:lang w:val="en-AU"/>
        </w:rPr>
        <w:drawing>
          <wp:inline distT="0" distB="0" distL="0" distR="0" wp14:anchorId="087CC636" wp14:editId="13D44C8E">
            <wp:extent cx="4677955" cy="3185160"/>
            <wp:effectExtent l="0" t="0" r="8890" b="0"/>
            <wp:docPr id="100963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31561" name=""/>
                    <pic:cNvPicPr/>
                  </pic:nvPicPr>
                  <pic:blipFill>
                    <a:blip r:embed="rId16"/>
                    <a:stretch>
                      <a:fillRect/>
                    </a:stretch>
                  </pic:blipFill>
                  <pic:spPr>
                    <a:xfrm>
                      <a:off x="0" y="0"/>
                      <a:ext cx="4685595" cy="3190362"/>
                    </a:xfrm>
                    <a:prstGeom prst="rect">
                      <a:avLst/>
                    </a:prstGeom>
                  </pic:spPr>
                </pic:pic>
              </a:graphicData>
            </a:graphic>
          </wp:inline>
        </w:drawing>
      </w:r>
    </w:p>
    <w:p w14:paraId="6320698D" w14:textId="16DE88D6" w:rsidR="00952BD6" w:rsidRPr="000F7960"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FA7B81">
        <w:rPr>
          <w:color w:val="auto"/>
          <w:sz w:val="20"/>
          <w:szCs w:val="20"/>
          <w:lang w:val="en-AU"/>
        </w:rPr>
        <w:t>7</w:t>
      </w:r>
      <w:r>
        <w:rPr>
          <w:color w:val="auto"/>
          <w:sz w:val="20"/>
          <w:szCs w:val="20"/>
          <w:lang w:val="en-AU"/>
        </w:rPr>
        <w:t>. Smote</w:t>
      </w:r>
    </w:p>
    <w:p w14:paraId="6D7E39D6" w14:textId="77777777" w:rsidR="00952BD6" w:rsidRPr="00AD3A79" w:rsidRDefault="00952BD6" w:rsidP="00952BD6">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lastRenderedPageBreak/>
        <w:t>Splitting Data</w:t>
      </w:r>
    </w:p>
    <w:p w14:paraId="1E7DAB00" w14:textId="77A11D43" w:rsidR="00952BD6" w:rsidRDefault="00952BD6" w:rsidP="00952BD6">
      <w:pPr>
        <w:pStyle w:val="BODYPARAGRAP"/>
        <w:ind w:firstLine="567"/>
        <w:rPr>
          <w:color w:val="auto"/>
          <w:sz w:val="20"/>
          <w:szCs w:val="20"/>
          <w:lang w:val="en-AU"/>
        </w:rPr>
      </w:pPr>
      <w:r w:rsidRPr="00A75917">
        <w:rPr>
          <w:color w:val="auto"/>
          <w:sz w:val="20"/>
          <w:szCs w:val="20"/>
          <w:lang w:val="en-AU"/>
        </w:rPr>
        <w:t xml:space="preserve">The process of dividing training data using the hold-out method divides training data by 80% and testing data by 20%. The </w:t>
      </w:r>
      <w:r>
        <w:rPr>
          <w:color w:val="auto"/>
          <w:sz w:val="20"/>
          <w:szCs w:val="20"/>
          <w:lang w:val="en-AU"/>
        </w:rPr>
        <w:t>data-sharing</w:t>
      </w:r>
      <w:r w:rsidRPr="00A75917">
        <w:rPr>
          <w:color w:val="auto"/>
          <w:sz w:val="20"/>
          <w:szCs w:val="20"/>
          <w:lang w:val="en-AU"/>
        </w:rPr>
        <w:t xml:space="preserve"> process uses the Python programming language which can be seen in the figure</w:t>
      </w:r>
      <w:r>
        <w:rPr>
          <w:color w:val="auto"/>
          <w:sz w:val="20"/>
          <w:szCs w:val="20"/>
          <w:lang w:val="en-AU"/>
        </w:rPr>
        <w:t xml:space="preserve"> </w:t>
      </w:r>
      <w:r w:rsidR="00FA7B81">
        <w:rPr>
          <w:color w:val="auto"/>
          <w:sz w:val="20"/>
          <w:szCs w:val="20"/>
          <w:lang w:val="en-AU"/>
        </w:rPr>
        <w:t>8</w:t>
      </w:r>
      <w:r w:rsidRPr="00A75917">
        <w:rPr>
          <w:color w:val="auto"/>
          <w:sz w:val="20"/>
          <w:szCs w:val="20"/>
          <w:lang w:val="en-AU"/>
        </w:rPr>
        <w:t>.</w:t>
      </w:r>
    </w:p>
    <w:p w14:paraId="5615D3F9" w14:textId="77777777" w:rsidR="00952BD6" w:rsidRDefault="00952BD6" w:rsidP="00952BD6">
      <w:pPr>
        <w:pStyle w:val="BODYPARAGRAP"/>
        <w:ind w:firstLine="567"/>
        <w:jc w:val="center"/>
        <w:rPr>
          <w:color w:val="auto"/>
          <w:sz w:val="20"/>
          <w:szCs w:val="20"/>
          <w:lang w:val="en-AU"/>
        </w:rPr>
      </w:pPr>
    </w:p>
    <w:p w14:paraId="1E71E168" w14:textId="77777777" w:rsidR="00952BD6" w:rsidRDefault="00952BD6" w:rsidP="00952BD6">
      <w:pPr>
        <w:pStyle w:val="BODYPARAGRAP"/>
        <w:ind w:firstLine="567"/>
        <w:jc w:val="center"/>
        <w:rPr>
          <w:color w:val="auto"/>
          <w:sz w:val="20"/>
          <w:szCs w:val="20"/>
          <w:lang w:val="en-AU"/>
        </w:rPr>
      </w:pPr>
      <w:r w:rsidRPr="00A75917">
        <w:rPr>
          <w:noProof/>
          <w:color w:val="auto"/>
          <w:sz w:val="20"/>
          <w:szCs w:val="20"/>
          <w:lang w:val="en-AU"/>
        </w:rPr>
        <w:drawing>
          <wp:inline distT="0" distB="0" distL="0" distR="0" wp14:anchorId="6F92991D" wp14:editId="6608DDDA">
            <wp:extent cx="4678680" cy="693291"/>
            <wp:effectExtent l="0" t="0" r="0" b="0"/>
            <wp:docPr id="12307669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2882" name=""/>
                    <pic:cNvPicPr/>
                  </pic:nvPicPr>
                  <pic:blipFill>
                    <a:blip r:embed="rId17"/>
                    <a:stretch>
                      <a:fillRect/>
                    </a:stretch>
                  </pic:blipFill>
                  <pic:spPr>
                    <a:xfrm>
                      <a:off x="0" y="0"/>
                      <a:ext cx="4709097" cy="697798"/>
                    </a:xfrm>
                    <a:prstGeom prst="rect">
                      <a:avLst/>
                    </a:prstGeom>
                  </pic:spPr>
                </pic:pic>
              </a:graphicData>
            </a:graphic>
          </wp:inline>
        </w:drawing>
      </w:r>
    </w:p>
    <w:p w14:paraId="11E1267B" w14:textId="5E3BCBF7" w:rsidR="00952BD6"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FA7B81">
        <w:rPr>
          <w:color w:val="auto"/>
          <w:sz w:val="20"/>
          <w:szCs w:val="20"/>
          <w:lang w:val="en-AU"/>
        </w:rPr>
        <w:t>8</w:t>
      </w:r>
      <w:r>
        <w:rPr>
          <w:color w:val="auto"/>
          <w:sz w:val="20"/>
          <w:szCs w:val="20"/>
          <w:lang w:val="en-AU"/>
        </w:rPr>
        <w:t>. Splitting Data</w:t>
      </w:r>
    </w:p>
    <w:p w14:paraId="058DEC0B" w14:textId="77777777" w:rsidR="00952BD6" w:rsidRPr="00AD3A79" w:rsidRDefault="00952BD6" w:rsidP="00952BD6">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t>Classification</w:t>
      </w:r>
    </w:p>
    <w:p w14:paraId="30A50DAE" w14:textId="47A366B0" w:rsidR="00952BD6" w:rsidRDefault="00952BD6" w:rsidP="00952BD6">
      <w:pPr>
        <w:pStyle w:val="BODYPARAGRAP"/>
        <w:ind w:firstLine="567"/>
        <w:rPr>
          <w:color w:val="auto"/>
          <w:sz w:val="20"/>
          <w:szCs w:val="20"/>
          <w:lang w:val="en-AU"/>
        </w:rPr>
      </w:pPr>
      <w:ins w:id="25" w:author="Microsoft Word" w:date="2024-06-09T14:42:00Z" w16du:dateUtc="2024-06-09T07:42:00Z">
        <w:r>
          <w:rPr>
            <w:color w:val="auto"/>
            <w:sz w:val="20"/>
            <w:szCs w:val="20"/>
            <w:lang w:val="en-AU"/>
          </w:rPr>
          <w:t>Naïve</w:t>
        </w:r>
        <w:r w:rsidRPr="006A301C">
          <w:rPr>
            <w:color w:val="auto"/>
            <w:sz w:val="20"/>
            <w:szCs w:val="20"/>
            <w:lang w:val="en-AU"/>
          </w:rPr>
          <w:t xml:space="preserve"> Bayes technique is utilized for both categorization and trainin</w:t>
        </w:r>
      </w:ins>
      <w:r w:rsidR="00761159">
        <w:rPr>
          <w:color w:val="auto"/>
          <w:sz w:val="20"/>
          <w:szCs w:val="20"/>
          <w:lang w:val="en-AU"/>
        </w:rPr>
        <w:t>g</w:t>
      </w:r>
      <w:ins w:id="26" w:author="Microsoft Word" w:date="2024-06-09T14:42:00Z" w16du:dateUtc="2024-06-09T07:42:00Z">
        <w:r w:rsidRPr="006A301C">
          <w:rPr>
            <w:color w:val="auto"/>
            <w:sz w:val="20"/>
            <w:szCs w:val="20"/>
            <w:lang w:val="en-AU"/>
          </w:rPr>
          <w:t>.</w:t>
        </w:r>
        <w:r>
          <w:rPr>
            <w:color w:val="auto"/>
            <w:sz w:val="20"/>
            <w:szCs w:val="20"/>
            <w:lang w:val="en-AU"/>
          </w:rPr>
          <w:t xml:space="preserve"> </w:t>
        </w:r>
        <w:r w:rsidRPr="000A18DD">
          <w:rPr>
            <w:color w:val="auto"/>
            <w:sz w:val="20"/>
            <w:szCs w:val="20"/>
            <w:lang w:val="en-AU"/>
          </w:rPr>
          <w:t xml:space="preserve">Testing using the confusion matrix was carried out to test the model implemented on training data and testing data. </w:t>
        </w:r>
        <w:r w:rsidRPr="00A75917">
          <w:rPr>
            <w:color w:val="auto"/>
            <w:sz w:val="20"/>
            <w:szCs w:val="20"/>
            <w:lang w:val="en-AU"/>
          </w:rPr>
          <w:t>Based on the test results using the confusion matrix, the results are shown in the table</w:t>
        </w:r>
        <w:r>
          <w:rPr>
            <w:color w:val="auto"/>
            <w:sz w:val="20"/>
            <w:szCs w:val="20"/>
            <w:lang w:val="en-AU"/>
          </w:rPr>
          <w:t xml:space="preserve"> </w:t>
        </w:r>
      </w:ins>
      <w:r w:rsidR="00353028">
        <w:rPr>
          <w:color w:val="auto"/>
          <w:sz w:val="20"/>
          <w:szCs w:val="20"/>
          <w:lang w:val="en-AU"/>
        </w:rPr>
        <w:t>1</w:t>
      </w:r>
      <w:r w:rsidR="00FA7B81">
        <w:rPr>
          <w:color w:val="auto"/>
          <w:sz w:val="20"/>
          <w:szCs w:val="20"/>
          <w:lang w:val="en-AU"/>
        </w:rPr>
        <w:t xml:space="preserve"> </w:t>
      </w:r>
      <w:r w:rsidR="00FA7B81" w:rsidRPr="00783415">
        <w:rPr>
          <w:color w:val="auto"/>
          <w:sz w:val="20"/>
          <w:szCs w:val="20"/>
          <w:highlight w:val="yellow"/>
          <w:lang w:val="en-AU"/>
        </w:rPr>
        <w:t>and 2</w:t>
      </w:r>
      <w:ins w:id="27" w:author="Microsoft Word" w:date="2024-06-09T14:42:00Z" w16du:dateUtc="2024-06-09T07:42:00Z">
        <w:r w:rsidRPr="000A18DD">
          <w:rPr>
            <w:color w:val="auto"/>
            <w:sz w:val="20"/>
            <w:szCs w:val="20"/>
            <w:lang w:val="en-AU"/>
          </w:rPr>
          <w:t>.</w:t>
        </w:r>
      </w:ins>
    </w:p>
    <w:p w14:paraId="476B1FCC" w14:textId="77777777" w:rsidR="00FA7B81" w:rsidRDefault="00FA7B81" w:rsidP="00952BD6">
      <w:pPr>
        <w:pStyle w:val="BODYPARAGRAP"/>
        <w:ind w:firstLine="567"/>
        <w:rPr>
          <w:color w:val="auto"/>
          <w:sz w:val="20"/>
          <w:szCs w:val="20"/>
          <w:lang w:val="en-AU"/>
        </w:rPr>
      </w:pPr>
    </w:p>
    <w:p w14:paraId="470AA214" w14:textId="261635A2" w:rsidR="00952BD6" w:rsidRDefault="00952BD6" w:rsidP="00952BD6">
      <w:pPr>
        <w:pStyle w:val="BODYPARAGRAP"/>
        <w:ind w:firstLine="567"/>
        <w:jc w:val="center"/>
        <w:rPr>
          <w:color w:val="auto"/>
          <w:sz w:val="20"/>
          <w:szCs w:val="20"/>
          <w:lang w:val="en-AU"/>
        </w:rPr>
      </w:pPr>
      <w:r>
        <w:rPr>
          <w:color w:val="auto"/>
          <w:sz w:val="20"/>
          <w:szCs w:val="20"/>
          <w:lang w:val="en-AU"/>
        </w:rPr>
        <w:t xml:space="preserve">Table </w:t>
      </w:r>
      <w:r w:rsidR="00353028">
        <w:rPr>
          <w:color w:val="auto"/>
          <w:sz w:val="20"/>
          <w:szCs w:val="20"/>
          <w:lang w:val="en-AU"/>
        </w:rPr>
        <w:t>1</w:t>
      </w:r>
      <w:r>
        <w:rPr>
          <w:color w:val="auto"/>
          <w:sz w:val="20"/>
          <w:szCs w:val="20"/>
          <w:lang w:val="en-AU"/>
        </w:rPr>
        <w:t>. Confusion Matrix Result</w:t>
      </w:r>
    </w:p>
    <w:tbl>
      <w:tblPr>
        <w:tblW w:w="3289" w:type="pct"/>
        <w:jc w:val="center"/>
        <w:tblLook w:val="01E0" w:firstRow="1" w:lastRow="1" w:firstColumn="1" w:lastColumn="1" w:noHBand="0" w:noVBand="0"/>
      </w:tblPr>
      <w:tblGrid>
        <w:gridCol w:w="2383"/>
        <w:gridCol w:w="1588"/>
        <w:gridCol w:w="1995"/>
      </w:tblGrid>
      <w:tr w:rsidR="00952BD6" w:rsidRPr="000F7960" w14:paraId="5507071B" w14:textId="77777777" w:rsidTr="00021244">
        <w:trPr>
          <w:jc w:val="center"/>
        </w:trPr>
        <w:tc>
          <w:tcPr>
            <w:tcW w:w="1997" w:type="pct"/>
            <w:vMerge w:val="restart"/>
            <w:tcBorders>
              <w:top w:val="single" w:sz="4" w:space="0" w:color="auto"/>
              <w:left w:val="nil"/>
              <w:right w:val="nil"/>
            </w:tcBorders>
            <w:hideMark/>
          </w:tcPr>
          <w:p w14:paraId="7DF8B93F" w14:textId="77777777" w:rsidR="00952BD6" w:rsidRPr="000F7960" w:rsidRDefault="00952BD6" w:rsidP="00021244">
            <w:pPr>
              <w:spacing w:after="0" w:line="240" w:lineRule="auto"/>
              <w:ind w:firstLine="34"/>
              <w:jc w:val="center"/>
              <w:rPr>
                <w:rFonts w:ascii="Palatino Linotype" w:eastAsia="Times New Roman" w:hAnsi="Palatino Linotype"/>
                <w:sz w:val="20"/>
                <w:szCs w:val="20"/>
              </w:rPr>
            </w:pPr>
            <w:r>
              <w:rPr>
                <w:rFonts w:ascii="Palatino Linotype" w:eastAsia="Times New Roman" w:hAnsi="Palatino Linotype"/>
                <w:sz w:val="20"/>
                <w:szCs w:val="20"/>
              </w:rPr>
              <w:t>Prediction Data</w:t>
            </w:r>
          </w:p>
        </w:tc>
        <w:tc>
          <w:tcPr>
            <w:tcW w:w="3003" w:type="pct"/>
            <w:gridSpan w:val="2"/>
            <w:tcBorders>
              <w:top w:val="single" w:sz="4" w:space="0" w:color="auto"/>
              <w:left w:val="nil"/>
              <w:bottom w:val="single" w:sz="4" w:space="0" w:color="auto"/>
              <w:right w:val="nil"/>
            </w:tcBorders>
            <w:vAlign w:val="center"/>
            <w:hideMark/>
          </w:tcPr>
          <w:p w14:paraId="49E799E0" w14:textId="77777777" w:rsidR="00952BD6" w:rsidRPr="000F7960" w:rsidRDefault="00952BD6" w:rsidP="00021244">
            <w:pPr>
              <w:spacing w:after="0" w:line="240" w:lineRule="auto"/>
              <w:jc w:val="center"/>
              <w:rPr>
                <w:rFonts w:ascii="Palatino Linotype" w:eastAsia="Times New Roman" w:hAnsi="Palatino Linotype"/>
                <w:bCs/>
                <w:sz w:val="20"/>
                <w:szCs w:val="20"/>
              </w:rPr>
            </w:pPr>
            <w:r>
              <w:rPr>
                <w:rFonts w:ascii="Palatino Linotype" w:eastAsia="Times New Roman" w:hAnsi="Palatino Linotype"/>
                <w:bCs/>
                <w:sz w:val="20"/>
                <w:szCs w:val="20"/>
              </w:rPr>
              <w:t>A</w:t>
            </w:r>
            <w:r w:rsidRPr="00EC0AB3">
              <w:rPr>
                <w:rFonts w:ascii="Palatino Linotype" w:eastAsia="Times New Roman" w:hAnsi="Palatino Linotype"/>
                <w:bCs/>
                <w:sz w:val="20"/>
                <w:szCs w:val="20"/>
              </w:rPr>
              <w:t xml:space="preserve">ctual </w:t>
            </w:r>
            <w:r>
              <w:rPr>
                <w:rFonts w:ascii="Palatino Linotype" w:eastAsia="Times New Roman" w:hAnsi="Palatino Linotype"/>
                <w:bCs/>
                <w:sz w:val="20"/>
                <w:szCs w:val="20"/>
              </w:rPr>
              <w:t>D</w:t>
            </w:r>
            <w:r w:rsidRPr="00EC0AB3">
              <w:rPr>
                <w:rFonts w:ascii="Palatino Linotype" w:eastAsia="Times New Roman" w:hAnsi="Palatino Linotype"/>
                <w:bCs/>
                <w:sz w:val="20"/>
                <w:szCs w:val="20"/>
              </w:rPr>
              <w:t>ata</w:t>
            </w:r>
          </w:p>
        </w:tc>
      </w:tr>
      <w:tr w:rsidR="00952BD6" w:rsidRPr="000F7960" w14:paraId="084F028D" w14:textId="77777777" w:rsidTr="00021244">
        <w:trPr>
          <w:jc w:val="center"/>
        </w:trPr>
        <w:tc>
          <w:tcPr>
            <w:tcW w:w="1997" w:type="pct"/>
            <w:vMerge/>
            <w:tcBorders>
              <w:left w:val="nil"/>
              <w:bottom w:val="single" w:sz="4" w:space="0" w:color="auto"/>
              <w:right w:val="nil"/>
            </w:tcBorders>
          </w:tcPr>
          <w:p w14:paraId="09A883C2" w14:textId="77777777" w:rsidR="00952BD6" w:rsidRDefault="00952BD6" w:rsidP="00021244">
            <w:pPr>
              <w:spacing w:after="0" w:line="240" w:lineRule="auto"/>
              <w:ind w:firstLine="34"/>
              <w:jc w:val="center"/>
              <w:rPr>
                <w:rFonts w:ascii="Palatino Linotype" w:eastAsia="Times New Roman" w:hAnsi="Palatino Linotype"/>
                <w:sz w:val="20"/>
                <w:szCs w:val="20"/>
              </w:rPr>
            </w:pPr>
          </w:p>
        </w:tc>
        <w:tc>
          <w:tcPr>
            <w:tcW w:w="1331" w:type="pct"/>
            <w:tcBorders>
              <w:top w:val="single" w:sz="4" w:space="0" w:color="auto"/>
              <w:left w:val="nil"/>
              <w:bottom w:val="single" w:sz="4" w:space="0" w:color="auto"/>
              <w:right w:val="nil"/>
            </w:tcBorders>
            <w:vAlign w:val="center"/>
          </w:tcPr>
          <w:p w14:paraId="20D36100" w14:textId="77777777" w:rsidR="00952BD6" w:rsidRPr="000F7960" w:rsidRDefault="00952BD6" w:rsidP="00021244">
            <w:pPr>
              <w:spacing w:after="0" w:line="240" w:lineRule="auto"/>
              <w:jc w:val="center"/>
              <w:rPr>
                <w:rFonts w:ascii="Palatino Linotype" w:eastAsia="Times New Roman" w:hAnsi="Palatino Linotype"/>
                <w:bCs/>
                <w:sz w:val="20"/>
                <w:szCs w:val="20"/>
              </w:rPr>
            </w:pPr>
            <w:r>
              <w:rPr>
                <w:rFonts w:ascii="Palatino Linotype" w:eastAsia="Times New Roman" w:hAnsi="Palatino Linotype"/>
                <w:bCs/>
                <w:sz w:val="20"/>
                <w:szCs w:val="20"/>
              </w:rPr>
              <w:t>Positive</w:t>
            </w:r>
          </w:p>
        </w:tc>
        <w:tc>
          <w:tcPr>
            <w:tcW w:w="1672" w:type="pct"/>
            <w:tcBorders>
              <w:top w:val="single" w:sz="4" w:space="0" w:color="auto"/>
              <w:left w:val="nil"/>
              <w:bottom w:val="single" w:sz="4" w:space="0" w:color="auto"/>
              <w:right w:val="nil"/>
            </w:tcBorders>
            <w:vAlign w:val="center"/>
          </w:tcPr>
          <w:p w14:paraId="683D0754" w14:textId="77777777" w:rsidR="00952BD6" w:rsidRPr="000F7960" w:rsidRDefault="00952BD6" w:rsidP="00021244">
            <w:pPr>
              <w:spacing w:after="0" w:line="240" w:lineRule="auto"/>
              <w:jc w:val="center"/>
              <w:rPr>
                <w:rFonts w:ascii="Palatino Linotype" w:eastAsia="Times New Roman" w:hAnsi="Palatino Linotype"/>
                <w:bCs/>
                <w:sz w:val="20"/>
                <w:szCs w:val="20"/>
              </w:rPr>
            </w:pPr>
            <w:r>
              <w:rPr>
                <w:rFonts w:ascii="Palatino Linotype" w:eastAsia="Times New Roman" w:hAnsi="Palatino Linotype"/>
                <w:bCs/>
                <w:sz w:val="20"/>
                <w:szCs w:val="20"/>
              </w:rPr>
              <w:t>Negative</w:t>
            </w:r>
          </w:p>
        </w:tc>
      </w:tr>
      <w:tr w:rsidR="00952BD6" w:rsidRPr="000F7960" w14:paraId="4D21E46A" w14:textId="77777777" w:rsidTr="00021244">
        <w:trPr>
          <w:jc w:val="center"/>
        </w:trPr>
        <w:tc>
          <w:tcPr>
            <w:tcW w:w="1997" w:type="pct"/>
            <w:tcBorders>
              <w:top w:val="single" w:sz="4" w:space="0" w:color="auto"/>
              <w:left w:val="nil"/>
              <w:bottom w:val="nil"/>
              <w:right w:val="nil"/>
            </w:tcBorders>
            <w:hideMark/>
          </w:tcPr>
          <w:p w14:paraId="5A219750" w14:textId="77777777" w:rsidR="00952BD6" w:rsidRPr="000F7960" w:rsidRDefault="00952BD6" w:rsidP="00021244">
            <w:pPr>
              <w:spacing w:after="0" w:line="240" w:lineRule="auto"/>
              <w:ind w:left="32"/>
              <w:jc w:val="center"/>
              <w:rPr>
                <w:rFonts w:ascii="Palatino Linotype" w:eastAsia="Times New Roman" w:hAnsi="Palatino Linotype"/>
                <w:sz w:val="20"/>
                <w:szCs w:val="20"/>
                <w:lang w:val="id-ID"/>
              </w:rPr>
            </w:pPr>
            <w:r>
              <w:rPr>
                <w:rFonts w:ascii="Palatino Linotype" w:eastAsia="Times New Roman" w:hAnsi="Palatino Linotype"/>
                <w:sz w:val="20"/>
                <w:szCs w:val="20"/>
              </w:rPr>
              <w:t>Positive</w:t>
            </w:r>
          </w:p>
        </w:tc>
        <w:tc>
          <w:tcPr>
            <w:tcW w:w="1331" w:type="pct"/>
            <w:tcBorders>
              <w:top w:val="single" w:sz="4" w:space="0" w:color="auto"/>
              <w:left w:val="nil"/>
              <w:bottom w:val="nil"/>
              <w:right w:val="nil"/>
            </w:tcBorders>
            <w:vAlign w:val="bottom"/>
            <w:hideMark/>
          </w:tcPr>
          <w:p w14:paraId="55B6CBD3" w14:textId="70D33766" w:rsidR="00952BD6" w:rsidRPr="000F7960" w:rsidRDefault="00E32071" w:rsidP="00021244">
            <w:pPr>
              <w:spacing w:after="0" w:line="240" w:lineRule="auto"/>
              <w:ind w:right="32"/>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96</w:t>
            </w:r>
          </w:p>
        </w:tc>
        <w:tc>
          <w:tcPr>
            <w:tcW w:w="1672" w:type="pct"/>
            <w:tcBorders>
              <w:top w:val="single" w:sz="4" w:space="0" w:color="auto"/>
              <w:left w:val="nil"/>
              <w:bottom w:val="nil"/>
              <w:right w:val="nil"/>
            </w:tcBorders>
            <w:vAlign w:val="bottom"/>
            <w:hideMark/>
          </w:tcPr>
          <w:p w14:paraId="60B64FD7" w14:textId="6F587C74" w:rsidR="00952BD6" w:rsidRPr="000F7960" w:rsidRDefault="00E32071" w:rsidP="00021244">
            <w:pPr>
              <w:spacing w:after="0" w:line="240" w:lineRule="auto"/>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21</w:t>
            </w:r>
          </w:p>
        </w:tc>
      </w:tr>
      <w:tr w:rsidR="00952BD6" w:rsidRPr="000F7960" w14:paraId="5644CD3F" w14:textId="77777777" w:rsidTr="00021244">
        <w:trPr>
          <w:jc w:val="center"/>
        </w:trPr>
        <w:tc>
          <w:tcPr>
            <w:tcW w:w="1997" w:type="pct"/>
            <w:hideMark/>
          </w:tcPr>
          <w:p w14:paraId="28449345" w14:textId="77777777" w:rsidR="00952BD6" w:rsidRPr="000F7960" w:rsidRDefault="00952BD6" w:rsidP="00021244">
            <w:pPr>
              <w:spacing w:after="0" w:line="240" w:lineRule="auto"/>
              <w:ind w:firstLine="34"/>
              <w:jc w:val="center"/>
              <w:rPr>
                <w:rFonts w:ascii="Palatino Linotype" w:eastAsia="Times New Roman" w:hAnsi="Palatino Linotype"/>
                <w:sz w:val="20"/>
                <w:szCs w:val="20"/>
              </w:rPr>
            </w:pPr>
            <w:r>
              <w:rPr>
                <w:rFonts w:ascii="Palatino Linotype" w:eastAsia="Times New Roman" w:hAnsi="Palatino Linotype"/>
                <w:sz w:val="20"/>
                <w:szCs w:val="20"/>
              </w:rPr>
              <w:t>Negative</w:t>
            </w:r>
          </w:p>
        </w:tc>
        <w:tc>
          <w:tcPr>
            <w:tcW w:w="1331" w:type="pct"/>
            <w:vAlign w:val="bottom"/>
            <w:hideMark/>
          </w:tcPr>
          <w:p w14:paraId="69D292F5" w14:textId="0B0FC207" w:rsidR="00952BD6" w:rsidRPr="000F7960" w:rsidRDefault="00E32071" w:rsidP="00021244">
            <w:pPr>
              <w:spacing w:after="0" w:line="240" w:lineRule="auto"/>
              <w:ind w:right="32"/>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23</w:t>
            </w:r>
          </w:p>
        </w:tc>
        <w:tc>
          <w:tcPr>
            <w:tcW w:w="1672" w:type="pct"/>
            <w:vAlign w:val="bottom"/>
            <w:hideMark/>
          </w:tcPr>
          <w:p w14:paraId="4E5CB97D" w14:textId="20E8A052" w:rsidR="00952BD6" w:rsidRPr="000F7960" w:rsidRDefault="00E32071" w:rsidP="00021244">
            <w:pPr>
              <w:spacing w:after="0" w:line="240" w:lineRule="auto"/>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349</w:t>
            </w:r>
          </w:p>
        </w:tc>
      </w:tr>
      <w:tr w:rsidR="00FA7B81" w:rsidRPr="000F7960" w14:paraId="38DA997F" w14:textId="77777777" w:rsidTr="00021244">
        <w:trPr>
          <w:jc w:val="center"/>
        </w:trPr>
        <w:tc>
          <w:tcPr>
            <w:tcW w:w="1997" w:type="pct"/>
          </w:tcPr>
          <w:p w14:paraId="5B79EC62" w14:textId="77777777" w:rsidR="00FA7B81" w:rsidRDefault="00FA7B81" w:rsidP="00021244">
            <w:pPr>
              <w:spacing w:after="0" w:line="240" w:lineRule="auto"/>
              <w:ind w:firstLine="34"/>
              <w:jc w:val="center"/>
              <w:rPr>
                <w:rFonts w:ascii="Palatino Linotype" w:eastAsia="Times New Roman" w:hAnsi="Palatino Linotype"/>
                <w:sz w:val="20"/>
                <w:szCs w:val="20"/>
              </w:rPr>
            </w:pPr>
          </w:p>
          <w:p w14:paraId="24CD7A0F" w14:textId="77777777" w:rsidR="00FA7B81" w:rsidRDefault="00FA7B81" w:rsidP="00021244">
            <w:pPr>
              <w:spacing w:after="0" w:line="240" w:lineRule="auto"/>
              <w:ind w:firstLine="34"/>
              <w:jc w:val="center"/>
              <w:rPr>
                <w:rFonts w:ascii="Palatino Linotype" w:eastAsia="Times New Roman" w:hAnsi="Palatino Linotype"/>
                <w:sz w:val="20"/>
                <w:szCs w:val="20"/>
              </w:rPr>
            </w:pPr>
          </w:p>
        </w:tc>
        <w:tc>
          <w:tcPr>
            <w:tcW w:w="1331" w:type="pct"/>
            <w:vAlign w:val="bottom"/>
          </w:tcPr>
          <w:p w14:paraId="79D0587A" w14:textId="77777777" w:rsidR="00FA7B81" w:rsidRDefault="00FA7B81" w:rsidP="00FA7B81">
            <w:pPr>
              <w:spacing w:after="0" w:line="240" w:lineRule="auto"/>
              <w:ind w:right="32"/>
              <w:rPr>
                <w:rFonts w:ascii="Palatino Linotype" w:eastAsia="Times New Roman" w:hAnsi="Palatino Linotype"/>
                <w:sz w:val="20"/>
                <w:szCs w:val="20"/>
                <w:lang w:val="id-ID"/>
              </w:rPr>
            </w:pPr>
          </w:p>
        </w:tc>
        <w:tc>
          <w:tcPr>
            <w:tcW w:w="1672" w:type="pct"/>
            <w:vAlign w:val="bottom"/>
          </w:tcPr>
          <w:p w14:paraId="48DF4804" w14:textId="77777777" w:rsidR="00FA7B81" w:rsidRDefault="00FA7B81" w:rsidP="00021244">
            <w:pPr>
              <w:spacing w:after="0" w:line="240" w:lineRule="auto"/>
              <w:jc w:val="center"/>
              <w:rPr>
                <w:rFonts w:ascii="Palatino Linotype" w:eastAsia="Times New Roman" w:hAnsi="Palatino Linotype"/>
                <w:sz w:val="20"/>
                <w:szCs w:val="20"/>
                <w:lang w:val="id-ID"/>
              </w:rPr>
            </w:pPr>
          </w:p>
        </w:tc>
      </w:tr>
    </w:tbl>
    <w:p w14:paraId="2EB57E01" w14:textId="478B949A" w:rsidR="00FA7B81" w:rsidRDefault="00FA7B81" w:rsidP="00FA7B81">
      <w:pPr>
        <w:pStyle w:val="BODYPARAGRAP"/>
        <w:ind w:firstLine="567"/>
        <w:jc w:val="center"/>
        <w:rPr>
          <w:color w:val="auto"/>
          <w:sz w:val="20"/>
          <w:szCs w:val="20"/>
          <w:lang w:val="en-AU"/>
        </w:rPr>
      </w:pPr>
      <w:r>
        <w:rPr>
          <w:color w:val="auto"/>
          <w:sz w:val="20"/>
          <w:szCs w:val="20"/>
          <w:lang w:val="en-AU"/>
        </w:rPr>
        <w:t>Table 2. Confusion Matrix Result</w:t>
      </w:r>
      <w:r w:rsidR="005F7323">
        <w:rPr>
          <w:color w:val="auto"/>
          <w:sz w:val="20"/>
          <w:szCs w:val="20"/>
          <w:lang w:val="en-AU"/>
        </w:rPr>
        <w:t xml:space="preserve"> with SMOTE</w:t>
      </w:r>
    </w:p>
    <w:tbl>
      <w:tblPr>
        <w:tblW w:w="3289" w:type="pct"/>
        <w:jc w:val="center"/>
        <w:tblLook w:val="01E0" w:firstRow="1" w:lastRow="1" w:firstColumn="1" w:lastColumn="1" w:noHBand="0" w:noVBand="0"/>
      </w:tblPr>
      <w:tblGrid>
        <w:gridCol w:w="2383"/>
        <w:gridCol w:w="1588"/>
        <w:gridCol w:w="1995"/>
      </w:tblGrid>
      <w:tr w:rsidR="00FA7B81" w:rsidRPr="000F7960" w14:paraId="0E7CBF70" w14:textId="77777777" w:rsidTr="00A348C3">
        <w:trPr>
          <w:jc w:val="center"/>
        </w:trPr>
        <w:tc>
          <w:tcPr>
            <w:tcW w:w="1997" w:type="pct"/>
            <w:vMerge w:val="restart"/>
            <w:tcBorders>
              <w:top w:val="single" w:sz="4" w:space="0" w:color="auto"/>
              <w:left w:val="nil"/>
              <w:right w:val="nil"/>
            </w:tcBorders>
            <w:hideMark/>
          </w:tcPr>
          <w:p w14:paraId="03AFBF8A" w14:textId="77777777" w:rsidR="00FA7B81" w:rsidRPr="000F7960" w:rsidRDefault="00FA7B81" w:rsidP="00A348C3">
            <w:pPr>
              <w:spacing w:after="0" w:line="240" w:lineRule="auto"/>
              <w:ind w:firstLine="34"/>
              <w:jc w:val="center"/>
              <w:rPr>
                <w:rFonts w:ascii="Palatino Linotype" w:eastAsia="Times New Roman" w:hAnsi="Palatino Linotype"/>
                <w:sz w:val="20"/>
                <w:szCs w:val="20"/>
              </w:rPr>
            </w:pPr>
            <w:r>
              <w:rPr>
                <w:rFonts w:ascii="Palatino Linotype" w:eastAsia="Times New Roman" w:hAnsi="Palatino Linotype"/>
                <w:sz w:val="20"/>
                <w:szCs w:val="20"/>
              </w:rPr>
              <w:t>Prediction Data</w:t>
            </w:r>
          </w:p>
        </w:tc>
        <w:tc>
          <w:tcPr>
            <w:tcW w:w="3003" w:type="pct"/>
            <w:gridSpan w:val="2"/>
            <w:tcBorders>
              <w:top w:val="single" w:sz="4" w:space="0" w:color="auto"/>
              <w:left w:val="nil"/>
              <w:bottom w:val="single" w:sz="4" w:space="0" w:color="auto"/>
              <w:right w:val="nil"/>
            </w:tcBorders>
            <w:vAlign w:val="center"/>
            <w:hideMark/>
          </w:tcPr>
          <w:p w14:paraId="0853B614" w14:textId="77777777" w:rsidR="00FA7B81" w:rsidRPr="000F7960" w:rsidRDefault="00FA7B81" w:rsidP="00A348C3">
            <w:pPr>
              <w:spacing w:after="0" w:line="240" w:lineRule="auto"/>
              <w:jc w:val="center"/>
              <w:rPr>
                <w:rFonts w:ascii="Palatino Linotype" w:eastAsia="Times New Roman" w:hAnsi="Palatino Linotype"/>
                <w:bCs/>
                <w:sz w:val="20"/>
                <w:szCs w:val="20"/>
              </w:rPr>
            </w:pPr>
            <w:r>
              <w:rPr>
                <w:rFonts w:ascii="Palatino Linotype" w:eastAsia="Times New Roman" w:hAnsi="Palatino Linotype"/>
                <w:bCs/>
                <w:sz w:val="20"/>
                <w:szCs w:val="20"/>
              </w:rPr>
              <w:t>A</w:t>
            </w:r>
            <w:r w:rsidRPr="00EC0AB3">
              <w:rPr>
                <w:rFonts w:ascii="Palatino Linotype" w:eastAsia="Times New Roman" w:hAnsi="Palatino Linotype"/>
                <w:bCs/>
                <w:sz w:val="20"/>
                <w:szCs w:val="20"/>
              </w:rPr>
              <w:t xml:space="preserve">ctual </w:t>
            </w:r>
            <w:r>
              <w:rPr>
                <w:rFonts w:ascii="Palatino Linotype" w:eastAsia="Times New Roman" w:hAnsi="Palatino Linotype"/>
                <w:bCs/>
                <w:sz w:val="20"/>
                <w:szCs w:val="20"/>
              </w:rPr>
              <w:t>D</w:t>
            </w:r>
            <w:r w:rsidRPr="00EC0AB3">
              <w:rPr>
                <w:rFonts w:ascii="Palatino Linotype" w:eastAsia="Times New Roman" w:hAnsi="Palatino Linotype"/>
                <w:bCs/>
                <w:sz w:val="20"/>
                <w:szCs w:val="20"/>
              </w:rPr>
              <w:t>ata</w:t>
            </w:r>
          </w:p>
        </w:tc>
      </w:tr>
      <w:tr w:rsidR="00FA7B81" w:rsidRPr="000F7960" w14:paraId="77D4D593" w14:textId="77777777" w:rsidTr="00A348C3">
        <w:trPr>
          <w:jc w:val="center"/>
        </w:trPr>
        <w:tc>
          <w:tcPr>
            <w:tcW w:w="1997" w:type="pct"/>
            <w:vMerge/>
            <w:tcBorders>
              <w:left w:val="nil"/>
              <w:bottom w:val="single" w:sz="4" w:space="0" w:color="auto"/>
              <w:right w:val="nil"/>
            </w:tcBorders>
          </w:tcPr>
          <w:p w14:paraId="62C8D891" w14:textId="77777777" w:rsidR="00FA7B81" w:rsidRDefault="00FA7B81" w:rsidP="00A348C3">
            <w:pPr>
              <w:spacing w:after="0" w:line="240" w:lineRule="auto"/>
              <w:ind w:firstLine="34"/>
              <w:jc w:val="center"/>
              <w:rPr>
                <w:rFonts w:ascii="Palatino Linotype" w:eastAsia="Times New Roman" w:hAnsi="Palatino Linotype"/>
                <w:sz w:val="20"/>
                <w:szCs w:val="20"/>
              </w:rPr>
            </w:pPr>
          </w:p>
        </w:tc>
        <w:tc>
          <w:tcPr>
            <w:tcW w:w="1331" w:type="pct"/>
            <w:tcBorders>
              <w:top w:val="single" w:sz="4" w:space="0" w:color="auto"/>
              <w:left w:val="nil"/>
              <w:bottom w:val="single" w:sz="4" w:space="0" w:color="auto"/>
              <w:right w:val="nil"/>
            </w:tcBorders>
            <w:vAlign w:val="center"/>
          </w:tcPr>
          <w:p w14:paraId="4E292B4F" w14:textId="77777777" w:rsidR="00FA7B81" w:rsidRPr="000F7960" w:rsidRDefault="00FA7B81" w:rsidP="00A348C3">
            <w:pPr>
              <w:spacing w:after="0" w:line="240" w:lineRule="auto"/>
              <w:jc w:val="center"/>
              <w:rPr>
                <w:rFonts w:ascii="Palatino Linotype" w:eastAsia="Times New Roman" w:hAnsi="Palatino Linotype"/>
                <w:bCs/>
                <w:sz w:val="20"/>
                <w:szCs w:val="20"/>
              </w:rPr>
            </w:pPr>
            <w:r>
              <w:rPr>
                <w:rFonts w:ascii="Palatino Linotype" w:eastAsia="Times New Roman" w:hAnsi="Palatino Linotype"/>
                <w:bCs/>
                <w:sz w:val="20"/>
                <w:szCs w:val="20"/>
              </w:rPr>
              <w:t>Positive</w:t>
            </w:r>
          </w:p>
        </w:tc>
        <w:tc>
          <w:tcPr>
            <w:tcW w:w="1672" w:type="pct"/>
            <w:tcBorders>
              <w:top w:val="single" w:sz="4" w:space="0" w:color="auto"/>
              <w:left w:val="nil"/>
              <w:bottom w:val="single" w:sz="4" w:space="0" w:color="auto"/>
              <w:right w:val="nil"/>
            </w:tcBorders>
            <w:vAlign w:val="center"/>
          </w:tcPr>
          <w:p w14:paraId="1C6F6079" w14:textId="77777777" w:rsidR="00FA7B81" w:rsidRPr="000F7960" w:rsidRDefault="00FA7B81" w:rsidP="00A348C3">
            <w:pPr>
              <w:spacing w:after="0" w:line="240" w:lineRule="auto"/>
              <w:jc w:val="center"/>
              <w:rPr>
                <w:rFonts w:ascii="Palatino Linotype" w:eastAsia="Times New Roman" w:hAnsi="Palatino Linotype"/>
                <w:bCs/>
                <w:sz w:val="20"/>
                <w:szCs w:val="20"/>
              </w:rPr>
            </w:pPr>
            <w:r>
              <w:rPr>
                <w:rFonts w:ascii="Palatino Linotype" w:eastAsia="Times New Roman" w:hAnsi="Palatino Linotype"/>
                <w:bCs/>
                <w:sz w:val="20"/>
                <w:szCs w:val="20"/>
              </w:rPr>
              <w:t>Negative</w:t>
            </w:r>
          </w:p>
        </w:tc>
      </w:tr>
      <w:tr w:rsidR="00FA7B81" w:rsidRPr="000F7960" w14:paraId="612B6A82" w14:textId="77777777" w:rsidTr="00A348C3">
        <w:trPr>
          <w:jc w:val="center"/>
        </w:trPr>
        <w:tc>
          <w:tcPr>
            <w:tcW w:w="1997" w:type="pct"/>
            <w:tcBorders>
              <w:top w:val="single" w:sz="4" w:space="0" w:color="auto"/>
              <w:left w:val="nil"/>
              <w:bottom w:val="nil"/>
              <w:right w:val="nil"/>
            </w:tcBorders>
            <w:hideMark/>
          </w:tcPr>
          <w:p w14:paraId="3B125D84" w14:textId="77777777" w:rsidR="00FA7B81" w:rsidRPr="000F7960" w:rsidRDefault="00FA7B81" w:rsidP="00A348C3">
            <w:pPr>
              <w:spacing w:after="0" w:line="240" w:lineRule="auto"/>
              <w:ind w:left="32"/>
              <w:jc w:val="center"/>
              <w:rPr>
                <w:rFonts w:ascii="Palatino Linotype" w:eastAsia="Times New Roman" w:hAnsi="Palatino Linotype"/>
                <w:sz w:val="20"/>
                <w:szCs w:val="20"/>
                <w:lang w:val="id-ID"/>
              </w:rPr>
            </w:pPr>
            <w:r>
              <w:rPr>
                <w:rFonts w:ascii="Palatino Linotype" w:eastAsia="Times New Roman" w:hAnsi="Palatino Linotype"/>
                <w:sz w:val="20"/>
                <w:szCs w:val="20"/>
              </w:rPr>
              <w:t>Positive</w:t>
            </w:r>
          </w:p>
        </w:tc>
        <w:tc>
          <w:tcPr>
            <w:tcW w:w="1331" w:type="pct"/>
            <w:tcBorders>
              <w:top w:val="single" w:sz="4" w:space="0" w:color="auto"/>
              <w:left w:val="nil"/>
              <w:bottom w:val="nil"/>
              <w:right w:val="nil"/>
            </w:tcBorders>
            <w:vAlign w:val="bottom"/>
            <w:hideMark/>
          </w:tcPr>
          <w:p w14:paraId="4A9A6732" w14:textId="29C73318" w:rsidR="00FA7B81" w:rsidRPr="000F7960" w:rsidRDefault="00783415" w:rsidP="00A348C3">
            <w:pPr>
              <w:spacing w:after="0" w:line="240" w:lineRule="auto"/>
              <w:ind w:right="32"/>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249</w:t>
            </w:r>
          </w:p>
        </w:tc>
        <w:tc>
          <w:tcPr>
            <w:tcW w:w="1672" w:type="pct"/>
            <w:tcBorders>
              <w:top w:val="single" w:sz="4" w:space="0" w:color="auto"/>
              <w:left w:val="nil"/>
              <w:bottom w:val="nil"/>
              <w:right w:val="nil"/>
            </w:tcBorders>
            <w:vAlign w:val="bottom"/>
            <w:hideMark/>
          </w:tcPr>
          <w:p w14:paraId="2075C5A1" w14:textId="59690314" w:rsidR="00FA7B81" w:rsidRPr="000F7960" w:rsidRDefault="00783415" w:rsidP="00A348C3">
            <w:pPr>
              <w:spacing w:after="0" w:line="240" w:lineRule="auto"/>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25</w:t>
            </w:r>
          </w:p>
        </w:tc>
      </w:tr>
      <w:tr w:rsidR="00FA7B81" w:rsidRPr="000F7960" w14:paraId="173F5EA9" w14:textId="77777777" w:rsidTr="00A348C3">
        <w:trPr>
          <w:jc w:val="center"/>
        </w:trPr>
        <w:tc>
          <w:tcPr>
            <w:tcW w:w="1997" w:type="pct"/>
            <w:hideMark/>
          </w:tcPr>
          <w:p w14:paraId="59A1DFD5" w14:textId="77777777" w:rsidR="00FA7B81" w:rsidRPr="000F7960" w:rsidRDefault="00FA7B81" w:rsidP="00A348C3">
            <w:pPr>
              <w:spacing w:after="0" w:line="240" w:lineRule="auto"/>
              <w:ind w:firstLine="34"/>
              <w:jc w:val="center"/>
              <w:rPr>
                <w:rFonts w:ascii="Palatino Linotype" w:eastAsia="Times New Roman" w:hAnsi="Palatino Linotype"/>
                <w:sz w:val="20"/>
                <w:szCs w:val="20"/>
              </w:rPr>
            </w:pPr>
            <w:r>
              <w:rPr>
                <w:rFonts w:ascii="Palatino Linotype" w:eastAsia="Times New Roman" w:hAnsi="Palatino Linotype"/>
                <w:sz w:val="20"/>
                <w:szCs w:val="20"/>
              </w:rPr>
              <w:t>Negative</w:t>
            </w:r>
          </w:p>
        </w:tc>
        <w:tc>
          <w:tcPr>
            <w:tcW w:w="1331" w:type="pct"/>
            <w:vAlign w:val="bottom"/>
            <w:hideMark/>
          </w:tcPr>
          <w:p w14:paraId="3214C9B8" w14:textId="6E6BD2C1" w:rsidR="00FA7B81" w:rsidRPr="000F7960" w:rsidRDefault="00783415" w:rsidP="00A348C3">
            <w:pPr>
              <w:spacing w:after="0" w:line="240" w:lineRule="auto"/>
              <w:ind w:right="32"/>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19</w:t>
            </w:r>
          </w:p>
        </w:tc>
        <w:tc>
          <w:tcPr>
            <w:tcW w:w="1672" w:type="pct"/>
            <w:vAlign w:val="bottom"/>
            <w:hideMark/>
          </w:tcPr>
          <w:p w14:paraId="628B5B6D" w14:textId="31B7F051" w:rsidR="00FA7B81" w:rsidRPr="000F7960" w:rsidRDefault="00783415" w:rsidP="00A348C3">
            <w:pPr>
              <w:spacing w:after="0" w:line="240" w:lineRule="auto"/>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165</w:t>
            </w:r>
          </w:p>
        </w:tc>
      </w:tr>
    </w:tbl>
    <w:p w14:paraId="0C4E30DE" w14:textId="77777777" w:rsidR="00FA7B81" w:rsidRDefault="00FA7B81" w:rsidP="00FA7B81">
      <w:pPr>
        <w:pStyle w:val="BODYPARAGRAP"/>
        <w:ind w:firstLine="567"/>
        <w:jc w:val="center"/>
        <w:rPr>
          <w:color w:val="auto"/>
          <w:sz w:val="20"/>
          <w:szCs w:val="20"/>
          <w:lang w:val="en-AU"/>
        </w:rPr>
      </w:pPr>
    </w:p>
    <w:p w14:paraId="3BE924C0" w14:textId="18CC6000" w:rsidR="00952BD6" w:rsidRDefault="00952BD6" w:rsidP="00952BD6">
      <w:pPr>
        <w:pStyle w:val="BODYPARAGRAP"/>
        <w:ind w:firstLine="567"/>
        <w:rPr>
          <w:color w:val="auto"/>
          <w:sz w:val="20"/>
          <w:szCs w:val="20"/>
          <w:lang w:val="en-AU"/>
        </w:rPr>
      </w:pPr>
      <w:r w:rsidRPr="00F123C2">
        <w:rPr>
          <w:color w:val="auto"/>
          <w:sz w:val="20"/>
          <w:szCs w:val="20"/>
          <w:lang w:val="en-AU"/>
        </w:rPr>
        <w:t>The results of the naive Bayes algorithm obtain accuracy, precision, recall and f1-score values ​​which can be seen in the figure</w:t>
      </w:r>
      <w:r>
        <w:rPr>
          <w:color w:val="auto"/>
          <w:sz w:val="20"/>
          <w:szCs w:val="20"/>
          <w:lang w:val="en-AU"/>
        </w:rPr>
        <w:t xml:space="preserve"> </w:t>
      </w:r>
      <w:r w:rsidR="00FA7B81" w:rsidRPr="00783415">
        <w:rPr>
          <w:color w:val="auto"/>
          <w:sz w:val="20"/>
          <w:szCs w:val="20"/>
          <w:highlight w:val="yellow"/>
          <w:lang w:val="en-AU"/>
        </w:rPr>
        <w:t>9 and 10</w:t>
      </w:r>
      <w:r>
        <w:rPr>
          <w:color w:val="auto"/>
          <w:sz w:val="20"/>
          <w:szCs w:val="20"/>
          <w:lang w:val="en-AU"/>
        </w:rPr>
        <w:t>.</w:t>
      </w:r>
    </w:p>
    <w:p w14:paraId="7A33B6F5" w14:textId="77777777" w:rsidR="00952BD6" w:rsidRDefault="00952BD6" w:rsidP="00952BD6">
      <w:pPr>
        <w:pStyle w:val="BODYPARAGRAP"/>
        <w:ind w:firstLine="567"/>
        <w:rPr>
          <w:color w:val="auto"/>
          <w:sz w:val="20"/>
          <w:szCs w:val="20"/>
          <w:lang w:val="en-AU"/>
        </w:rPr>
      </w:pPr>
    </w:p>
    <w:p w14:paraId="2CFED3B6" w14:textId="4FE9DF5F" w:rsidR="00952BD6" w:rsidRDefault="00E32071" w:rsidP="00952BD6">
      <w:pPr>
        <w:pStyle w:val="BODYPARAGRAP"/>
        <w:ind w:firstLine="567"/>
        <w:jc w:val="center"/>
        <w:rPr>
          <w:color w:val="auto"/>
          <w:sz w:val="20"/>
          <w:szCs w:val="20"/>
          <w:lang w:val="en-AU"/>
        </w:rPr>
      </w:pPr>
      <w:r w:rsidRPr="00E32071">
        <w:rPr>
          <w:noProof/>
          <w:color w:val="auto"/>
          <w:sz w:val="20"/>
          <w:szCs w:val="20"/>
          <w:lang w:val="en-AU"/>
        </w:rPr>
        <w:drawing>
          <wp:inline distT="0" distB="0" distL="0" distR="0" wp14:anchorId="5A2B1381" wp14:editId="6194388F">
            <wp:extent cx="4752594" cy="1028700"/>
            <wp:effectExtent l="0" t="0" r="0" b="0"/>
            <wp:docPr id="124331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1857" name=""/>
                    <pic:cNvPicPr/>
                  </pic:nvPicPr>
                  <pic:blipFill>
                    <a:blip r:embed="rId18"/>
                    <a:stretch>
                      <a:fillRect/>
                    </a:stretch>
                  </pic:blipFill>
                  <pic:spPr>
                    <a:xfrm>
                      <a:off x="0" y="0"/>
                      <a:ext cx="4754755" cy="1029168"/>
                    </a:xfrm>
                    <a:prstGeom prst="rect">
                      <a:avLst/>
                    </a:prstGeom>
                  </pic:spPr>
                </pic:pic>
              </a:graphicData>
            </a:graphic>
          </wp:inline>
        </w:drawing>
      </w:r>
    </w:p>
    <w:p w14:paraId="7648B38A" w14:textId="2BA7ADB2" w:rsidR="005F7323" w:rsidRDefault="00952BD6" w:rsidP="005F7323">
      <w:pPr>
        <w:pStyle w:val="BODYPARAGRAP"/>
        <w:ind w:firstLine="567"/>
        <w:jc w:val="center"/>
        <w:rPr>
          <w:color w:val="auto"/>
          <w:sz w:val="20"/>
          <w:szCs w:val="20"/>
          <w:lang w:val="en-AU"/>
        </w:rPr>
      </w:pPr>
      <w:r>
        <w:rPr>
          <w:color w:val="auto"/>
          <w:sz w:val="20"/>
          <w:szCs w:val="20"/>
          <w:lang w:val="en-AU"/>
        </w:rPr>
        <w:t xml:space="preserve">Fig </w:t>
      </w:r>
      <w:r w:rsidR="00FA7B81">
        <w:rPr>
          <w:color w:val="auto"/>
          <w:sz w:val="20"/>
          <w:szCs w:val="20"/>
          <w:lang w:val="en-AU"/>
        </w:rPr>
        <w:t>9</w:t>
      </w:r>
      <w:r>
        <w:rPr>
          <w:color w:val="auto"/>
          <w:sz w:val="20"/>
          <w:szCs w:val="20"/>
          <w:lang w:val="en-AU"/>
        </w:rPr>
        <w:t xml:space="preserve">. </w:t>
      </w:r>
      <w:r w:rsidRPr="00F123C2">
        <w:rPr>
          <w:color w:val="auto"/>
          <w:sz w:val="20"/>
          <w:szCs w:val="20"/>
          <w:lang w:val="en-AU"/>
        </w:rPr>
        <w:t>Accuracy, Precision, Recall</w:t>
      </w:r>
      <w:r>
        <w:rPr>
          <w:color w:val="auto"/>
          <w:sz w:val="20"/>
          <w:szCs w:val="20"/>
          <w:lang w:val="en-AU"/>
        </w:rPr>
        <w:t>,</w:t>
      </w:r>
      <w:r w:rsidRPr="00F123C2">
        <w:rPr>
          <w:color w:val="auto"/>
          <w:sz w:val="20"/>
          <w:szCs w:val="20"/>
          <w:lang w:val="en-AU"/>
        </w:rPr>
        <w:t xml:space="preserve"> and </w:t>
      </w:r>
      <w:r>
        <w:rPr>
          <w:color w:val="auto"/>
          <w:sz w:val="20"/>
          <w:szCs w:val="20"/>
          <w:lang w:val="en-AU"/>
        </w:rPr>
        <w:t>f</w:t>
      </w:r>
      <w:r w:rsidRPr="00F123C2">
        <w:rPr>
          <w:color w:val="auto"/>
          <w:sz w:val="20"/>
          <w:szCs w:val="20"/>
          <w:lang w:val="en-AU"/>
        </w:rPr>
        <w:t xml:space="preserve">1-score </w:t>
      </w:r>
      <w:r>
        <w:rPr>
          <w:color w:val="auto"/>
          <w:sz w:val="20"/>
          <w:szCs w:val="20"/>
          <w:lang w:val="en-AU"/>
        </w:rPr>
        <w:t>R</w:t>
      </w:r>
      <w:r w:rsidRPr="00F123C2">
        <w:rPr>
          <w:color w:val="auto"/>
          <w:sz w:val="20"/>
          <w:szCs w:val="20"/>
          <w:lang w:val="en-AU"/>
        </w:rPr>
        <w:t>esults</w:t>
      </w:r>
    </w:p>
    <w:p w14:paraId="0DFB3F63" w14:textId="77777777" w:rsidR="00783415" w:rsidRDefault="00783415" w:rsidP="00952BD6">
      <w:pPr>
        <w:pStyle w:val="BODYPARAGRAP"/>
        <w:ind w:firstLine="567"/>
        <w:jc w:val="center"/>
        <w:rPr>
          <w:color w:val="auto"/>
          <w:sz w:val="20"/>
          <w:szCs w:val="20"/>
          <w:lang w:val="en-AU"/>
        </w:rPr>
      </w:pPr>
    </w:p>
    <w:p w14:paraId="05136784" w14:textId="60F69EF5" w:rsidR="00783415" w:rsidRDefault="005F7323" w:rsidP="00952BD6">
      <w:pPr>
        <w:pStyle w:val="BODYPARAGRAP"/>
        <w:ind w:firstLine="567"/>
        <w:jc w:val="center"/>
        <w:rPr>
          <w:color w:val="auto"/>
          <w:sz w:val="20"/>
          <w:szCs w:val="20"/>
          <w:lang w:val="en-AU"/>
        </w:rPr>
      </w:pPr>
      <w:r w:rsidRPr="005F7323">
        <w:rPr>
          <w:noProof/>
          <w:color w:val="auto"/>
          <w:sz w:val="20"/>
          <w:szCs w:val="20"/>
          <w:lang w:val="en-AU"/>
        </w:rPr>
        <w:drawing>
          <wp:inline distT="0" distB="0" distL="0" distR="0" wp14:anchorId="703D0633" wp14:editId="067A2914">
            <wp:extent cx="4673810" cy="1021080"/>
            <wp:effectExtent l="0" t="0" r="0" b="7620"/>
            <wp:docPr id="14117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1845" name=""/>
                    <pic:cNvPicPr/>
                  </pic:nvPicPr>
                  <pic:blipFill>
                    <a:blip r:embed="rId19"/>
                    <a:stretch>
                      <a:fillRect/>
                    </a:stretch>
                  </pic:blipFill>
                  <pic:spPr>
                    <a:xfrm>
                      <a:off x="0" y="0"/>
                      <a:ext cx="4713779" cy="1029812"/>
                    </a:xfrm>
                    <a:prstGeom prst="rect">
                      <a:avLst/>
                    </a:prstGeom>
                  </pic:spPr>
                </pic:pic>
              </a:graphicData>
            </a:graphic>
          </wp:inline>
        </w:drawing>
      </w:r>
    </w:p>
    <w:p w14:paraId="4B5FAE8B" w14:textId="2B5948BD" w:rsidR="00952BD6" w:rsidRDefault="005F7323" w:rsidP="00952BD6">
      <w:pPr>
        <w:pStyle w:val="BODYPARAGRAP"/>
        <w:ind w:firstLine="567"/>
        <w:jc w:val="center"/>
        <w:rPr>
          <w:color w:val="auto"/>
          <w:sz w:val="20"/>
          <w:szCs w:val="20"/>
          <w:lang w:val="en-AU"/>
        </w:rPr>
      </w:pPr>
      <w:r w:rsidRPr="00E32071">
        <w:rPr>
          <w:color w:val="auto"/>
          <w:sz w:val="20"/>
          <w:szCs w:val="20"/>
          <w:highlight w:val="yellow"/>
          <w:lang w:val="en-AU"/>
        </w:rPr>
        <w:t>Fig 10. Accuracy, Precision, Recall, and f1-score Results with SMOTE</w:t>
      </w:r>
    </w:p>
    <w:p w14:paraId="30B7F379" w14:textId="52DA9180" w:rsidR="00952BD6" w:rsidRDefault="00952BD6" w:rsidP="00952BD6">
      <w:pPr>
        <w:pStyle w:val="BODYPARAGRAP"/>
        <w:ind w:firstLine="567"/>
        <w:rPr>
          <w:color w:val="auto"/>
          <w:sz w:val="20"/>
          <w:szCs w:val="20"/>
          <w:lang w:val="en-AU"/>
        </w:rPr>
      </w:pPr>
      <w:r w:rsidRPr="00F123C2">
        <w:rPr>
          <w:color w:val="auto"/>
          <w:sz w:val="20"/>
          <w:szCs w:val="20"/>
          <w:lang w:val="en-AU"/>
        </w:rPr>
        <w:lastRenderedPageBreak/>
        <w:t xml:space="preserve">The following are the sentiment results from the Blibli application review on Google </w:t>
      </w:r>
      <w:r>
        <w:rPr>
          <w:color w:val="auto"/>
          <w:sz w:val="20"/>
          <w:szCs w:val="20"/>
          <w:lang w:val="en-AU"/>
        </w:rPr>
        <w:t>Playstore</w:t>
      </w:r>
      <w:r w:rsidRPr="00F123C2">
        <w:rPr>
          <w:color w:val="auto"/>
          <w:sz w:val="20"/>
          <w:szCs w:val="20"/>
          <w:lang w:val="en-AU"/>
        </w:rPr>
        <w:t>, the results of which can be seen in the figure</w:t>
      </w:r>
      <w:r>
        <w:rPr>
          <w:color w:val="auto"/>
          <w:sz w:val="20"/>
          <w:szCs w:val="20"/>
          <w:lang w:val="en-AU"/>
        </w:rPr>
        <w:t xml:space="preserve"> </w:t>
      </w:r>
      <w:r w:rsidR="00FA7B81" w:rsidRPr="00402447">
        <w:rPr>
          <w:color w:val="auto"/>
          <w:sz w:val="20"/>
          <w:szCs w:val="20"/>
          <w:highlight w:val="yellow"/>
          <w:lang w:val="en-AU"/>
        </w:rPr>
        <w:t>11 and 12</w:t>
      </w:r>
      <w:r w:rsidRPr="00402447">
        <w:rPr>
          <w:color w:val="auto"/>
          <w:sz w:val="20"/>
          <w:szCs w:val="20"/>
          <w:highlight w:val="yellow"/>
          <w:lang w:val="en-AU"/>
        </w:rPr>
        <w:t>.</w:t>
      </w:r>
    </w:p>
    <w:p w14:paraId="1C042ECB" w14:textId="77777777" w:rsidR="00952BD6" w:rsidRDefault="00952BD6" w:rsidP="00952BD6">
      <w:pPr>
        <w:pStyle w:val="BODYPARAGRAP"/>
        <w:ind w:firstLine="567"/>
        <w:rPr>
          <w:color w:val="auto"/>
          <w:sz w:val="20"/>
          <w:szCs w:val="20"/>
          <w:lang w:val="en-AU"/>
        </w:rPr>
      </w:pPr>
    </w:p>
    <w:p w14:paraId="6783E04F" w14:textId="249B584D" w:rsidR="00952BD6" w:rsidRDefault="005A553F" w:rsidP="00952BD6">
      <w:pPr>
        <w:pStyle w:val="BODYPARAGRAP"/>
        <w:ind w:firstLine="567"/>
        <w:jc w:val="center"/>
        <w:rPr>
          <w:color w:val="auto"/>
          <w:sz w:val="20"/>
          <w:szCs w:val="20"/>
          <w:lang w:val="en-AU"/>
        </w:rPr>
      </w:pPr>
      <w:r w:rsidRPr="005A553F">
        <w:rPr>
          <w:noProof/>
          <w:color w:val="auto"/>
          <w:sz w:val="20"/>
          <w:szCs w:val="20"/>
          <w:lang w:val="en-AU"/>
        </w:rPr>
        <w:drawing>
          <wp:inline distT="0" distB="0" distL="0" distR="0" wp14:anchorId="76975211" wp14:editId="26345D0C">
            <wp:extent cx="5363323" cy="1971950"/>
            <wp:effectExtent l="0" t="0" r="8890" b="9525"/>
            <wp:docPr id="47670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01017" name=""/>
                    <pic:cNvPicPr/>
                  </pic:nvPicPr>
                  <pic:blipFill>
                    <a:blip r:embed="rId20"/>
                    <a:stretch>
                      <a:fillRect/>
                    </a:stretch>
                  </pic:blipFill>
                  <pic:spPr>
                    <a:xfrm>
                      <a:off x="0" y="0"/>
                      <a:ext cx="5363323" cy="1971950"/>
                    </a:xfrm>
                    <a:prstGeom prst="rect">
                      <a:avLst/>
                    </a:prstGeom>
                  </pic:spPr>
                </pic:pic>
              </a:graphicData>
            </a:graphic>
          </wp:inline>
        </w:drawing>
      </w:r>
    </w:p>
    <w:p w14:paraId="49412A3D" w14:textId="57611FD8" w:rsidR="00952BD6"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FA7B81">
        <w:rPr>
          <w:color w:val="auto"/>
          <w:sz w:val="20"/>
          <w:szCs w:val="20"/>
          <w:lang w:val="en-AU"/>
        </w:rPr>
        <w:t>11</w:t>
      </w:r>
      <w:r>
        <w:rPr>
          <w:color w:val="auto"/>
          <w:sz w:val="20"/>
          <w:szCs w:val="20"/>
          <w:lang w:val="en-AU"/>
        </w:rPr>
        <w:t xml:space="preserve">. </w:t>
      </w:r>
      <w:r w:rsidRPr="00F123C2">
        <w:rPr>
          <w:color w:val="auto"/>
          <w:sz w:val="20"/>
          <w:szCs w:val="20"/>
          <w:lang w:val="en-AU"/>
        </w:rPr>
        <w:t>Sentiment Results</w:t>
      </w:r>
    </w:p>
    <w:p w14:paraId="225067FC" w14:textId="77777777" w:rsidR="00E32071" w:rsidRDefault="00E32071" w:rsidP="00952BD6">
      <w:pPr>
        <w:pStyle w:val="BODYPARAGRAP"/>
        <w:ind w:firstLine="567"/>
        <w:jc w:val="center"/>
        <w:rPr>
          <w:color w:val="auto"/>
          <w:sz w:val="20"/>
          <w:szCs w:val="20"/>
          <w:lang w:val="en-AU"/>
        </w:rPr>
      </w:pPr>
    </w:p>
    <w:p w14:paraId="2166A446" w14:textId="6D0F1889" w:rsidR="00E32071" w:rsidRDefault="005A553F" w:rsidP="00952BD6">
      <w:pPr>
        <w:pStyle w:val="BODYPARAGRAP"/>
        <w:ind w:firstLine="567"/>
        <w:jc w:val="center"/>
        <w:rPr>
          <w:color w:val="auto"/>
          <w:sz w:val="20"/>
          <w:szCs w:val="20"/>
          <w:lang w:val="en-AU"/>
        </w:rPr>
      </w:pPr>
      <w:r w:rsidRPr="005A553F">
        <w:rPr>
          <w:noProof/>
          <w:color w:val="auto"/>
          <w:sz w:val="20"/>
          <w:szCs w:val="20"/>
          <w:lang w:val="en-AU"/>
        </w:rPr>
        <w:drawing>
          <wp:inline distT="0" distB="0" distL="0" distR="0" wp14:anchorId="772D303C" wp14:editId="1BA0605D">
            <wp:extent cx="5458587" cy="2000529"/>
            <wp:effectExtent l="0" t="0" r="8890" b="0"/>
            <wp:docPr id="115515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45540" name=""/>
                    <pic:cNvPicPr/>
                  </pic:nvPicPr>
                  <pic:blipFill>
                    <a:blip r:embed="rId21"/>
                    <a:stretch>
                      <a:fillRect/>
                    </a:stretch>
                  </pic:blipFill>
                  <pic:spPr>
                    <a:xfrm>
                      <a:off x="0" y="0"/>
                      <a:ext cx="5458587" cy="2000529"/>
                    </a:xfrm>
                    <a:prstGeom prst="rect">
                      <a:avLst/>
                    </a:prstGeom>
                  </pic:spPr>
                </pic:pic>
              </a:graphicData>
            </a:graphic>
          </wp:inline>
        </w:drawing>
      </w:r>
    </w:p>
    <w:p w14:paraId="3E711DC2" w14:textId="6928457F" w:rsidR="00E32071" w:rsidRDefault="00E32071" w:rsidP="00952BD6">
      <w:pPr>
        <w:pStyle w:val="BODYPARAGRAP"/>
        <w:ind w:firstLine="567"/>
        <w:jc w:val="center"/>
        <w:rPr>
          <w:color w:val="auto"/>
          <w:sz w:val="20"/>
          <w:szCs w:val="20"/>
          <w:lang w:val="en-AU"/>
        </w:rPr>
      </w:pPr>
      <w:r w:rsidRPr="005A553F">
        <w:rPr>
          <w:color w:val="auto"/>
          <w:sz w:val="20"/>
          <w:szCs w:val="20"/>
          <w:highlight w:val="yellow"/>
          <w:lang w:val="en-AU"/>
        </w:rPr>
        <w:t>Fig 12</w:t>
      </w:r>
      <w:r w:rsidR="005A553F">
        <w:rPr>
          <w:color w:val="auto"/>
          <w:sz w:val="20"/>
          <w:szCs w:val="20"/>
          <w:highlight w:val="yellow"/>
          <w:lang w:val="en-AU"/>
        </w:rPr>
        <w:t>.</w:t>
      </w:r>
      <w:r w:rsidRPr="005A553F">
        <w:rPr>
          <w:color w:val="auto"/>
          <w:sz w:val="20"/>
          <w:szCs w:val="20"/>
          <w:highlight w:val="yellow"/>
          <w:lang w:val="en-AU"/>
        </w:rPr>
        <w:t xml:space="preserve"> Sentiment Results with </w:t>
      </w:r>
      <w:r w:rsidR="005A553F" w:rsidRPr="005A553F">
        <w:rPr>
          <w:color w:val="auto"/>
          <w:sz w:val="20"/>
          <w:szCs w:val="20"/>
          <w:highlight w:val="yellow"/>
          <w:lang w:val="en-AU"/>
        </w:rPr>
        <w:t>SMOTE</w:t>
      </w:r>
    </w:p>
    <w:p w14:paraId="63FE4372" w14:textId="77777777" w:rsidR="00952BD6" w:rsidRPr="00AD3A79" w:rsidRDefault="00952BD6" w:rsidP="00952BD6">
      <w:pPr>
        <w:pStyle w:val="SUBJUDUL"/>
        <w:numPr>
          <w:ilvl w:val="1"/>
          <w:numId w:val="4"/>
        </w:numPr>
        <w:ind w:left="567" w:hanging="567"/>
        <w:rPr>
          <w:rFonts w:ascii="Palatino Linotype" w:hAnsi="Palatino Linotype"/>
          <w:color w:val="auto"/>
          <w:sz w:val="22"/>
          <w:szCs w:val="22"/>
        </w:rPr>
      </w:pPr>
      <w:r w:rsidRPr="00F123C2">
        <w:rPr>
          <w:rFonts w:ascii="Palatino Linotype" w:hAnsi="Palatino Linotype"/>
          <w:color w:val="auto"/>
          <w:sz w:val="22"/>
          <w:szCs w:val="22"/>
        </w:rPr>
        <w:t>Visualization</w:t>
      </w:r>
    </w:p>
    <w:p w14:paraId="2C6E4BB9" w14:textId="09FCCE74" w:rsidR="00952BD6" w:rsidRDefault="00952BD6" w:rsidP="00952BD6">
      <w:pPr>
        <w:pStyle w:val="BODYPARAGRAP"/>
        <w:ind w:firstLine="567"/>
        <w:rPr>
          <w:color w:val="auto"/>
          <w:sz w:val="20"/>
          <w:szCs w:val="20"/>
          <w:lang w:val="en-AU"/>
        </w:rPr>
      </w:pPr>
      <w:r w:rsidRPr="00EC2763">
        <w:rPr>
          <w:color w:val="auto"/>
          <w:sz w:val="20"/>
          <w:szCs w:val="20"/>
          <w:lang w:val="en-AU"/>
        </w:rPr>
        <w:t>In this research, the outputs are word</w:t>
      </w:r>
      <w:r>
        <w:rPr>
          <w:color w:val="auto"/>
          <w:sz w:val="20"/>
          <w:szCs w:val="20"/>
          <w:lang w:val="en-AU"/>
        </w:rPr>
        <w:t xml:space="preserve"> </w:t>
      </w:r>
      <w:r w:rsidRPr="00EC2763">
        <w:rPr>
          <w:color w:val="auto"/>
          <w:sz w:val="20"/>
          <w:szCs w:val="20"/>
          <w:lang w:val="en-AU"/>
        </w:rPr>
        <w:t>clouds from a visual stage</w:t>
      </w:r>
      <w:r>
        <w:rPr>
          <w:color w:val="auto"/>
          <w:sz w:val="20"/>
          <w:szCs w:val="20"/>
          <w:lang w:val="en-AU"/>
        </w:rPr>
        <w:t xml:space="preserve"> </w:t>
      </w:r>
      <w:r>
        <w:rPr>
          <w:color w:val="auto"/>
          <w:sz w:val="20"/>
          <w:szCs w:val="20"/>
          <w:lang w:val="en-AU"/>
        </w:rPr>
        <w:fldChar w:fldCharType="begin" w:fldLock="1"/>
      </w:r>
      <w:r w:rsidR="00052F23">
        <w:rPr>
          <w:color w:val="auto"/>
          <w:sz w:val="20"/>
          <w:szCs w:val="20"/>
          <w:lang w:val="en-AU"/>
        </w:rPr>
        <w:instrText>ADDIN CSL_CITATION {"citationItems":[{"id":"ITEM-1","itemData":{"abstract":"Generating word (tag) clouds is a powerful data visualization technique that allows people to get easily acquainted with the content of a large collection of textual documents and identify their subject domains for a matter of seconds, without reading them at all. This paper suggests applying word clouds visualization to conference management systems (specialized document management and decision support systems) in order to support and facilitate decision making in at least two important processes-forming the Programme Committee by inviting suitable reviewers and manual (re)assignment of reviewers to papers. Word clouds proved to be very useful tool for fast identification of papers' subject domain and reviewers' competences.","author":[{"dropping-particle":"","family":"Kalmukov","given":"Yordan","non-dropping-particle":"","parse-names":false,"suffix":""}],"container-title":"Proceedings of University of Ruse","id":"ITEM-1","issued":{"date-parts":[["2021"]]},"page":"114-119","title":"Using Word Clouds for Fast Identification of Papers' Subject Domain and Reviewers' Competences 15","type":"article-journal","volume":"60"},"uris":["http://www.mendeley.com/documents/?uuid=30c3c276-e6e1-4888-a2d6-a061ff05764b","http://www.mendeley.com/documents/?uuid=82177453-3eb1-4bc3-800a-052cd9be9483"]}],"mendeley":{"formattedCitation":"[25]","plainTextFormattedCitation":"[25]","previouslyFormattedCitation":"[25]"},"properties":{"noteIndex":0},"schema":"https://github.com/citation-style-language/schema/raw/master/csl-citation.json"}</w:instrText>
      </w:r>
      <w:r>
        <w:rPr>
          <w:color w:val="auto"/>
          <w:sz w:val="20"/>
          <w:szCs w:val="20"/>
          <w:lang w:val="en-AU"/>
        </w:rPr>
        <w:fldChar w:fldCharType="separate"/>
      </w:r>
      <w:r w:rsidR="006046CA" w:rsidRPr="006046CA">
        <w:rPr>
          <w:noProof/>
          <w:color w:val="auto"/>
          <w:sz w:val="20"/>
          <w:szCs w:val="20"/>
          <w:lang w:val="en-AU"/>
        </w:rPr>
        <w:t>[25]</w:t>
      </w:r>
      <w:r>
        <w:rPr>
          <w:color w:val="auto"/>
          <w:sz w:val="20"/>
          <w:szCs w:val="20"/>
          <w:lang w:val="en-AU"/>
        </w:rPr>
        <w:fldChar w:fldCharType="end"/>
      </w:r>
      <w:r w:rsidRPr="00EC2763">
        <w:rPr>
          <w:color w:val="auto"/>
          <w:sz w:val="20"/>
          <w:szCs w:val="20"/>
          <w:lang w:val="en-AU"/>
        </w:rPr>
        <w:t>. The images in the form of words that are frequently used in each expression will be shown.</w:t>
      </w:r>
      <w:r>
        <w:rPr>
          <w:color w:val="auto"/>
          <w:sz w:val="20"/>
          <w:szCs w:val="20"/>
          <w:lang w:val="en-AU"/>
        </w:rPr>
        <w:t xml:space="preserve"> </w:t>
      </w:r>
      <w:r w:rsidRPr="00EC2763">
        <w:rPr>
          <w:color w:val="auto"/>
          <w:sz w:val="20"/>
          <w:szCs w:val="20"/>
          <w:lang w:val="en-AU"/>
        </w:rPr>
        <w:t xml:space="preserve">The following is a visualization of words that are often used in negative reviews as well as positive reviews that can be seen in figures </w:t>
      </w:r>
      <w:r w:rsidR="00353028" w:rsidRPr="00402447">
        <w:rPr>
          <w:color w:val="auto"/>
          <w:sz w:val="20"/>
          <w:szCs w:val="20"/>
          <w:highlight w:val="yellow"/>
          <w:lang w:val="en-AU"/>
        </w:rPr>
        <w:t>1</w:t>
      </w:r>
      <w:r w:rsidR="00402447">
        <w:rPr>
          <w:color w:val="auto"/>
          <w:sz w:val="20"/>
          <w:szCs w:val="20"/>
          <w:highlight w:val="yellow"/>
          <w:lang w:val="en-AU"/>
        </w:rPr>
        <w:t>3</w:t>
      </w:r>
      <w:r w:rsidRPr="00402447">
        <w:rPr>
          <w:color w:val="auto"/>
          <w:sz w:val="20"/>
          <w:szCs w:val="20"/>
          <w:highlight w:val="yellow"/>
          <w:lang w:val="en-AU"/>
        </w:rPr>
        <w:t xml:space="preserve"> and figures </w:t>
      </w:r>
      <w:r w:rsidR="00353028" w:rsidRPr="00402447">
        <w:rPr>
          <w:color w:val="auto"/>
          <w:sz w:val="20"/>
          <w:szCs w:val="20"/>
          <w:highlight w:val="yellow"/>
          <w:lang w:val="en-AU"/>
        </w:rPr>
        <w:t>1</w:t>
      </w:r>
      <w:r w:rsidR="00402447" w:rsidRPr="00402447">
        <w:rPr>
          <w:color w:val="auto"/>
          <w:sz w:val="20"/>
          <w:szCs w:val="20"/>
          <w:highlight w:val="yellow"/>
          <w:lang w:val="en-AU"/>
        </w:rPr>
        <w:t>4</w:t>
      </w:r>
      <w:r w:rsidRPr="00402447">
        <w:rPr>
          <w:color w:val="auto"/>
          <w:sz w:val="20"/>
          <w:szCs w:val="20"/>
          <w:highlight w:val="yellow"/>
          <w:lang w:val="en-AU"/>
        </w:rPr>
        <w:t>.</w:t>
      </w:r>
    </w:p>
    <w:p w14:paraId="1E5BD3D9" w14:textId="77777777" w:rsidR="00952BD6" w:rsidRDefault="00952BD6" w:rsidP="00952BD6">
      <w:pPr>
        <w:pStyle w:val="BODYPARAGRAP"/>
        <w:ind w:firstLine="567"/>
        <w:jc w:val="center"/>
        <w:rPr>
          <w:color w:val="auto"/>
          <w:sz w:val="20"/>
          <w:szCs w:val="20"/>
          <w:lang w:val="en-AU"/>
        </w:rPr>
      </w:pPr>
      <w:r w:rsidRPr="00EC2763">
        <w:rPr>
          <w:noProof/>
          <w:color w:val="auto"/>
          <w:sz w:val="20"/>
          <w:szCs w:val="20"/>
          <w:lang w:val="en-AU"/>
        </w:rPr>
        <w:lastRenderedPageBreak/>
        <w:drawing>
          <wp:inline distT="0" distB="0" distL="0" distR="0" wp14:anchorId="642B1BF6" wp14:editId="3D0E2709">
            <wp:extent cx="3481893" cy="3642360"/>
            <wp:effectExtent l="0" t="0" r="4445" b="0"/>
            <wp:docPr id="2821593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80818" name=""/>
                    <pic:cNvPicPr/>
                  </pic:nvPicPr>
                  <pic:blipFill>
                    <a:blip r:embed="rId22"/>
                    <a:stretch>
                      <a:fillRect/>
                    </a:stretch>
                  </pic:blipFill>
                  <pic:spPr>
                    <a:xfrm>
                      <a:off x="0" y="0"/>
                      <a:ext cx="3495099" cy="3656174"/>
                    </a:xfrm>
                    <a:prstGeom prst="rect">
                      <a:avLst/>
                    </a:prstGeom>
                  </pic:spPr>
                </pic:pic>
              </a:graphicData>
            </a:graphic>
          </wp:inline>
        </w:drawing>
      </w:r>
    </w:p>
    <w:p w14:paraId="43DAE4ED" w14:textId="0BDA901C" w:rsidR="00952BD6"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FA7B81" w:rsidRPr="00402447">
        <w:rPr>
          <w:color w:val="auto"/>
          <w:sz w:val="20"/>
          <w:szCs w:val="20"/>
          <w:highlight w:val="yellow"/>
          <w:lang w:val="en-AU"/>
        </w:rPr>
        <w:t>1</w:t>
      </w:r>
      <w:r w:rsidR="00402447" w:rsidRPr="00402447">
        <w:rPr>
          <w:color w:val="auto"/>
          <w:sz w:val="20"/>
          <w:szCs w:val="20"/>
          <w:highlight w:val="yellow"/>
          <w:lang w:val="en-AU"/>
        </w:rPr>
        <w:t>3</w:t>
      </w:r>
      <w:r>
        <w:rPr>
          <w:color w:val="auto"/>
          <w:sz w:val="20"/>
          <w:szCs w:val="20"/>
          <w:lang w:val="en-AU"/>
        </w:rPr>
        <w:t>. Visualization</w:t>
      </w:r>
      <w:r w:rsidRPr="00EC2763">
        <w:rPr>
          <w:color w:val="auto"/>
          <w:sz w:val="20"/>
          <w:szCs w:val="20"/>
          <w:lang w:val="en-AU"/>
        </w:rPr>
        <w:t xml:space="preserve"> of </w:t>
      </w:r>
      <w:r>
        <w:rPr>
          <w:color w:val="auto"/>
          <w:sz w:val="20"/>
          <w:szCs w:val="20"/>
          <w:lang w:val="en-AU"/>
        </w:rPr>
        <w:t>N</w:t>
      </w:r>
      <w:r w:rsidRPr="00EC2763">
        <w:rPr>
          <w:color w:val="auto"/>
          <w:sz w:val="20"/>
          <w:szCs w:val="20"/>
          <w:lang w:val="en-AU"/>
        </w:rPr>
        <w:t xml:space="preserve">egative </w:t>
      </w:r>
      <w:r>
        <w:rPr>
          <w:color w:val="auto"/>
          <w:sz w:val="20"/>
          <w:szCs w:val="20"/>
          <w:lang w:val="en-AU"/>
        </w:rPr>
        <w:t>W</w:t>
      </w:r>
      <w:r w:rsidRPr="00EC2763">
        <w:rPr>
          <w:color w:val="auto"/>
          <w:sz w:val="20"/>
          <w:szCs w:val="20"/>
          <w:lang w:val="en-AU"/>
        </w:rPr>
        <w:t>ords</w:t>
      </w:r>
    </w:p>
    <w:p w14:paraId="3F8D41AC" w14:textId="77777777" w:rsidR="00952BD6" w:rsidRDefault="00952BD6" w:rsidP="00952BD6">
      <w:pPr>
        <w:pStyle w:val="BODYPARAGRAP"/>
        <w:ind w:firstLine="567"/>
        <w:jc w:val="center"/>
        <w:rPr>
          <w:color w:val="auto"/>
          <w:sz w:val="20"/>
          <w:szCs w:val="20"/>
          <w:lang w:val="en-AU"/>
        </w:rPr>
      </w:pPr>
    </w:p>
    <w:p w14:paraId="291D3AB4" w14:textId="77777777" w:rsidR="00952BD6" w:rsidRDefault="00952BD6" w:rsidP="00952BD6">
      <w:pPr>
        <w:pStyle w:val="BODYPARAGRAP"/>
        <w:ind w:firstLine="567"/>
        <w:jc w:val="center"/>
        <w:rPr>
          <w:color w:val="auto"/>
          <w:sz w:val="20"/>
          <w:szCs w:val="20"/>
          <w:lang w:val="en-AU"/>
        </w:rPr>
      </w:pPr>
      <w:r w:rsidRPr="00EC2763">
        <w:rPr>
          <w:noProof/>
          <w:color w:val="auto"/>
          <w:sz w:val="20"/>
          <w:szCs w:val="20"/>
          <w:lang w:val="en-AU"/>
        </w:rPr>
        <w:drawing>
          <wp:inline distT="0" distB="0" distL="0" distR="0" wp14:anchorId="7CE43C1A" wp14:editId="18497B99">
            <wp:extent cx="3337560" cy="3491377"/>
            <wp:effectExtent l="0" t="0" r="0" b="0"/>
            <wp:docPr id="371692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85446" name=""/>
                    <pic:cNvPicPr/>
                  </pic:nvPicPr>
                  <pic:blipFill>
                    <a:blip r:embed="rId23"/>
                    <a:stretch>
                      <a:fillRect/>
                    </a:stretch>
                  </pic:blipFill>
                  <pic:spPr>
                    <a:xfrm>
                      <a:off x="0" y="0"/>
                      <a:ext cx="3373476" cy="3528949"/>
                    </a:xfrm>
                    <a:prstGeom prst="rect">
                      <a:avLst/>
                    </a:prstGeom>
                  </pic:spPr>
                </pic:pic>
              </a:graphicData>
            </a:graphic>
          </wp:inline>
        </w:drawing>
      </w:r>
    </w:p>
    <w:p w14:paraId="6161CF59" w14:textId="103A1010" w:rsidR="00952BD6" w:rsidRDefault="00952BD6" w:rsidP="00952BD6">
      <w:pPr>
        <w:pStyle w:val="BODYPARAGRAP"/>
        <w:ind w:firstLine="567"/>
        <w:jc w:val="center"/>
        <w:rPr>
          <w:color w:val="auto"/>
          <w:sz w:val="20"/>
          <w:szCs w:val="20"/>
          <w:lang w:val="en-AU"/>
        </w:rPr>
      </w:pPr>
      <w:r>
        <w:rPr>
          <w:color w:val="auto"/>
          <w:sz w:val="20"/>
          <w:szCs w:val="20"/>
          <w:lang w:val="en-AU"/>
        </w:rPr>
        <w:t xml:space="preserve">Fig </w:t>
      </w:r>
      <w:r w:rsidR="00353028" w:rsidRPr="00402447">
        <w:rPr>
          <w:color w:val="auto"/>
          <w:sz w:val="20"/>
          <w:szCs w:val="20"/>
          <w:highlight w:val="yellow"/>
          <w:lang w:val="en-AU"/>
        </w:rPr>
        <w:t>1</w:t>
      </w:r>
      <w:r w:rsidR="00402447" w:rsidRPr="00402447">
        <w:rPr>
          <w:color w:val="auto"/>
          <w:sz w:val="20"/>
          <w:szCs w:val="20"/>
          <w:highlight w:val="yellow"/>
          <w:lang w:val="en-AU"/>
        </w:rPr>
        <w:t>4</w:t>
      </w:r>
      <w:r>
        <w:rPr>
          <w:color w:val="auto"/>
          <w:sz w:val="20"/>
          <w:szCs w:val="20"/>
          <w:lang w:val="en-AU"/>
        </w:rPr>
        <w:t>. Visualization</w:t>
      </w:r>
      <w:r w:rsidRPr="00EC2763">
        <w:rPr>
          <w:color w:val="auto"/>
          <w:sz w:val="20"/>
          <w:szCs w:val="20"/>
          <w:lang w:val="en-AU"/>
        </w:rPr>
        <w:t xml:space="preserve"> of </w:t>
      </w:r>
      <w:r>
        <w:rPr>
          <w:color w:val="auto"/>
          <w:sz w:val="20"/>
          <w:szCs w:val="20"/>
          <w:lang w:val="en-AU"/>
        </w:rPr>
        <w:t>Positive</w:t>
      </w:r>
      <w:r w:rsidRPr="00EC2763">
        <w:rPr>
          <w:color w:val="auto"/>
          <w:sz w:val="20"/>
          <w:szCs w:val="20"/>
          <w:lang w:val="en-AU"/>
        </w:rPr>
        <w:t xml:space="preserve"> </w:t>
      </w:r>
      <w:r>
        <w:rPr>
          <w:color w:val="auto"/>
          <w:sz w:val="20"/>
          <w:szCs w:val="20"/>
          <w:lang w:val="en-AU"/>
        </w:rPr>
        <w:t>W</w:t>
      </w:r>
      <w:r w:rsidRPr="00EC2763">
        <w:rPr>
          <w:color w:val="auto"/>
          <w:sz w:val="20"/>
          <w:szCs w:val="20"/>
          <w:lang w:val="en-AU"/>
        </w:rPr>
        <w:t>ords</w:t>
      </w:r>
    </w:p>
    <w:p w14:paraId="005C7FDF" w14:textId="77777777" w:rsidR="00952BD6" w:rsidRPr="00AD3A79" w:rsidRDefault="00952BD6" w:rsidP="00952BD6">
      <w:pPr>
        <w:pStyle w:val="SUBJUDUL"/>
        <w:numPr>
          <w:ilvl w:val="1"/>
          <w:numId w:val="4"/>
        </w:numPr>
        <w:ind w:left="567" w:hanging="567"/>
        <w:rPr>
          <w:rFonts w:ascii="Palatino Linotype" w:hAnsi="Palatino Linotype"/>
          <w:color w:val="auto"/>
          <w:sz w:val="22"/>
          <w:szCs w:val="22"/>
        </w:rPr>
      </w:pPr>
      <w:r>
        <w:rPr>
          <w:rFonts w:ascii="Palatino Linotype" w:hAnsi="Palatino Linotype"/>
          <w:color w:val="auto"/>
          <w:sz w:val="22"/>
          <w:szCs w:val="22"/>
        </w:rPr>
        <w:t>Testing</w:t>
      </w:r>
    </w:p>
    <w:p w14:paraId="77A24F1F" w14:textId="4770A3D8" w:rsidR="00952BD6" w:rsidRDefault="00952BD6" w:rsidP="00952BD6">
      <w:pPr>
        <w:pStyle w:val="BODYPARAGRAP"/>
        <w:ind w:firstLine="567"/>
        <w:rPr>
          <w:color w:val="auto"/>
          <w:sz w:val="20"/>
          <w:szCs w:val="20"/>
          <w:lang w:val="en-AU"/>
        </w:rPr>
      </w:pPr>
      <w:r w:rsidRPr="001E4E84">
        <w:rPr>
          <w:color w:val="auto"/>
          <w:sz w:val="20"/>
          <w:szCs w:val="20"/>
          <w:lang w:val="en-AU"/>
        </w:rPr>
        <w:t xml:space="preserve">The testing used uses a python language program which if input a review, the program will determine whether the review is </w:t>
      </w:r>
      <w:r>
        <w:rPr>
          <w:color w:val="auto"/>
          <w:sz w:val="20"/>
          <w:szCs w:val="20"/>
          <w:lang w:val="en-AU"/>
        </w:rPr>
        <w:t>positive or negative</w:t>
      </w:r>
      <w:r w:rsidRPr="001E4E84">
        <w:rPr>
          <w:color w:val="auto"/>
          <w:sz w:val="20"/>
          <w:szCs w:val="20"/>
          <w:lang w:val="en-AU"/>
        </w:rPr>
        <w:t xml:space="preserve">. The following are the results of testing which can be seen in the </w:t>
      </w:r>
      <w:r>
        <w:rPr>
          <w:color w:val="auto"/>
          <w:sz w:val="20"/>
          <w:szCs w:val="20"/>
          <w:lang w:val="en-AU"/>
        </w:rPr>
        <w:t xml:space="preserve">table </w:t>
      </w:r>
      <w:r w:rsidR="00FA7B81" w:rsidRPr="00402447">
        <w:rPr>
          <w:color w:val="auto"/>
          <w:sz w:val="20"/>
          <w:szCs w:val="20"/>
          <w:highlight w:val="yellow"/>
          <w:lang w:val="en-AU"/>
        </w:rPr>
        <w:t>3</w:t>
      </w:r>
      <w:r w:rsidRPr="00402447">
        <w:rPr>
          <w:color w:val="auto"/>
          <w:sz w:val="20"/>
          <w:szCs w:val="20"/>
          <w:highlight w:val="yellow"/>
          <w:lang w:val="en-AU"/>
        </w:rPr>
        <w:t>.</w:t>
      </w:r>
    </w:p>
    <w:p w14:paraId="28C2528C" w14:textId="77777777" w:rsidR="00952BD6" w:rsidRDefault="00952BD6" w:rsidP="00952BD6">
      <w:pPr>
        <w:pStyle w:val="BODYPARAGRAP"/>
        <w:ind w:firstLine="567"/>
        <w:rPr>
          <w:color w:val="auto"/>
          <w:sz w:val="20"/>
          <w:szCs w:val="20"/>
          <w:lang w:val="en-AU"/>
        </w:rPr>
      </w:pPr>
    </w:p>
    <w:p w14:paraId="41E59781" w14:textId="0C2D0BEE" w:rsidR="00952BD6" w:rsidRDefault="00952BD6" w:rsidP="00952BD6">
      <w:pPr>
        <w:pStyle w:val="BODYPARAGRAP"/>
        <w:ind w:firstLine="567"/>
        <w:jc w:val="center"/>
        <w:rPr>
          <w:color w:val="auto"/>
          <w:sz w:val="20"/>
          <w:szCs w:val="20"/>
          <w:lang w:val="en-AU"/>
        </w:rPr>
      </w:pPr>
      <w:r>
        <w:rPr>
          <w:color w:val="auto"/>
          <w:sz w:val="20"/>
          <w:szCs w:val="20"/>
          <w:lang w:val="en-AU"/>
        </w:rPr>
        <w:t xml:space="preserve">Table </w:t>
      </w:r>
      <w:r w:rsidR="00FA7B81" w:rsidRPr="00402447">
        <w:rPr>
          <w:color w:val="auto"/>
          <w:sz w:val="20"/>
          <w:szCs w:val="20"/>
          <w:highlight w:val="yellow"/>
          <w:lang w:val="en-AU"/>
        </w:rPr>
        <w:t>3</w:t>
      </w:r>
      <w:r w:rsidRPr="00402447">
        <w:rPr>
          <w:color w:val="auto"/>
          <w:sz w:val="20"/>
          <w:szCs w:val="20"/>
          <w:highlight w:val="yellow"/>
          <w:lang w:val="en-AU"/>
        </w:rPr>
        <w:t>.</w:t>
      </w:r>
      <w:r>
        <w:rPr>
          <w:color w:val="auto"/>
          <w:sz w:val="20"/>
          <w:szCs w:val="20"/>
          <w:lang w:val="en-AU"/>
        </w:rPr>
        <w:t xml:space="preserve"> Testing Result</w:t>
      </w:r>
    </w:p>
    <w:tbl>
      <w:tblPr>
        <w:tblW w:w="2189" w:type="pct"/>
        <w:jc w:val="center"/>
        <w:tblLook w:val="01E0" w:firstRow="1" w:lastRow="1" w:firstColumn="1" w:lastColumn="1" w:noHBand="0" w:noVBand="0"/>
      </w:tblPr>
      <w:tblGrid>
        <w:gridCol w:w="2383"/>
        <w:gridCol w:w="1588"/>
      </w:tblGrid>
      <w:tr w:rsidR="00952BD6" w:rsidRPr="000F7960" w14:paraId="789019A1" w14:textId="77777777" w:rsidTr="00021244">
        <w:trPr>
          <w:trHeight w:val="323"/>
          <w:jc w:val="center"/>
        </w:trPr>
        <w:tc>
          <w:tcPr>
            <w:tcW w:w="3001" w:type="pct"/>
            <w:tcBorders>
              <w:top w:val="single" w:sz="4" w:space="0" w:color="auto"/>
              <w:left w:val="nil"/>
              <w:bottom w:val="single" w:sz="4" w:space="0" w:color="auto"/>
              <w:right w:val="nil"/>
            </w:tcBorders>
            <w:vAlign w:val="center"/>
            <w:hideMark/>
          </w:tcPr>
          <w:p w14:paraId="1FF2171E" w14:textId="77777777" w:rsidR="00952BD6" w:rsidRPr="000F7960" w:rsidRDefault="00952BD6" w:rsidP="00021244">
            <w:pPr>
              <w:spacing w:after="0" w:line="240" w:lineRule="auto"/>
              <w:ind w:firstLine="34"/>
              <w:jc w:val="center"/>
              <w:rPr>
                <w:rFonts w:ascii="Palatino Linotype" w:eastAsia="Times New Roman" w:hAnsi="Palatino Linotype"/>
                <w:sz w:val="20"/>
                <w:szCs w:val="20"/>
              </w:rPr>
            </w:pPr>
            <w:r>
              <w:rPr>
                <w:rFonts w:ascii="Palatino Linotype" w:eastAsia="Times New Roman" w:hAnsi="Palatino Linotype"/>
                <w:sz w:val="20"/>
                <w:szCs w:val="20"/>
              </w:rPr>
              <w:t>Review</w:t>
            </w:r>
          </w:p>
        </w:tc>
        <w:tc>
          <w:tcPr>
            <w:tcW w:w="1999" w:type="pct"/>
            <w:tcBorders>
              <w:top w:val="single" w:sz="4" w:space="0" w:color="auto"/>
              <w:left w:val="nil"/>
              <w:bottom w:val="single" w:sz="4" w:space="0" w:color="auto"/>
              <w:right w:val="nil"/>
            </w:tcBorders>
            <w:vAlign w:val="center"/>
            <w:hideMark/>
          </w:tcPr>
          <w:p w14:paraId="256D98EA" w14:textId="77777777" w:rsidR="00952BD6" w:rsidRPr="000F7960" w:rsidRDefault="00952BD6" w:rsidP="00021244">
            <w:pPr>
              <w:spacing w:after="0" w:line="240" w:lineRule="auto"/>
              <w:jc w:val="center"/>
              <w:rPr>
                <w:rFonts w:ascii="Palatino Linotype" w:eastAsia="Times New Roman" w:hAnsi="Palatino Linotype"/>
                <w:bCs/>
                <w:sz w:val="20"/>
                <w:szCs w:val="20"/>
              </w:rPr>
            </w:pPr>
            <w:r>
              <w:rPr>
                <w:rFonts w:ascii="Palatino Linotype" w:eastAsia="Times New Roman" w:hAnsi="Palatino Linotype"/>
                <w:bCs/>
                <w:sz w:val="20"/>
                <w:szCs w:val="20"/>
              </w:rPr>
              <w:t>Sentiment</w:t>
            </w:r>
          </w:p>
        </w:tc>
      </w:tr>
      <w:tr w:rsidR="00952BD6" w:rsidRPr="000F7960" w14:paraId="570BBE9C" w14:textId="77777777" w:rsidTr="00021244">
        <w:trPr>
          <w:jc w:val="center"/>
        </w:trPr>
        <w:tc>
          <w:tcPr>
            <w:tcW w:w="3001" w:type="pct"/>
            <w:tcBorders>
              <w:top w:val="single" w:sz="4" w:space="0" w:color="auto"/>
              <w:left w:val="nil"/>
              <w:bottom w:val="nil"/>
              <w:right w:val="nil"/>
            </w:tcBorders>
            <w:vAlign w:val="center"/>
            <w:hideMark/>
          </w:tcPr>
          <w:p w14:paraId="4B342069" w14:textId="77777777" w:rsidR="00952BD6" w:rsidRDefault="00952BD6" w:rsidP="00021244">
            <w:pPr>
              <w:spacing w:after="0" w:line="240" w:lineRule="auto"/>
              <w:ind w:left="32"/>
              <w:jc w:val="center"/>
              <w:rPr>
                <w:rFonts w:ascii="Palatino Linotype" w:eastAsia="Times New Roman" w:hAnsi="Palatino Linotype"/>
                <w:sz w:val="20"/>
                <w:szCs w:val="20"/>
                <w:lang w:val="id-ID"/>
              </w:rPr>
            </w:pPr>
            <w:r w:rsidRPr="001E4E84">
              <w:rPr>
                <w:rFonts w:ascii="Palatino Linotype" w:eastAsia="Times New Roman" w:hAnsi="Palatino Linotype"/>
                <w:sz w:val="20"/>
                <w:szCs w:val="20"/>
                <w:lang w:val="id-ID"/>
              </w:rPr>
              <w:t>Aplikasi ini bagus dan lancar digunakan</w:t>
            </w:r>
          </w:p>
          <w:p w14:paraId="29CC3DC7" w14:textId="77777777" w:rsidR="00952BD6" w:rsidRDefault="00952BD6" w:rsidP="00021244">
            <w:pPr>
              <w:spacing w:after="0" w:line="240" w:lineRule="auto"/>
              <w:ind w:left="32"/>
              <w:jc w:val="center"/>
              <w:rPr>
                <w:rFonts w:ascii="Palatino Linotype" w:eastAsia="Times New Roman" w:hAnsi="Palatino Linotype"/>
                <w:sz w:val="20"/>
                <w:szCs w:val="20"/>
                <w:lang w:val="id-ID"/>
              </w:rPr>
            </w:pPr>
          </w:p>
          <w:p w14:paraId="1B6AC8C5" w14:textId="77777777" w:rsidR="00952BD6" w:rsidRPr="000F7960" w:rsidRDefault="00952BD6" w:rsidP="00021244">
            <w:pPr>
              <w:spacing w:after="0" w:line="240" w:lineRule="auto"/>
              <w:ind w:left="32"/>
              <w:jc w:val="center"/>
              <w:rPr>
                <w:rFonts w:ascii="Palatino Linotype" w:eastAsia="Times New Roman" w:hAnsi="Palatino Linotype"/>
                <w:sz w:val="20"/>
                <w:szCs w:val="20"/>
                <w:lang w:val="id-ID"/>
              </w:rPr>
            </w:pPr>
          </w:p>
        </w:tc>
        <w:tc>
          <w:tcPr>
            <w:tcW w:w="1999" w:type="pct"/>
            <w:tcBorders>
              <w:top w:val="single" w:sz="4" w:space="0" w:color="auto"/>
              <w:left w:val="nil"/>
              <w:bottom w:val="nil"/>
              <w:right w:val="nil"/>
            </w:tcBorders>
            <w:vAlign w:val="center"/>
            <w:hideMark/>
          </w:tcPr>
          <w:p w14:paraId="6AA5005C" w14:textId="77777777" w:rsidR="00952BD6" w:rsidRPr="000F7960" w:rsidRDefault="00952BD6" w:rsidP="00021244">
            <w:pPr>
              <w:spacing w:after="0" w:line="240" w:lineRule="auto"/>
              <w:ind w:right="32"/>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Positive</w:t>
            </w:r>
          </w:p>
        </w:tc>
      </w:tr>
      <w:tr w:rsidR="00952BD6" w:rsidRPr="000F7960" w14:paraId="0FEB86AB" w14:textId="77777777" w:rsidTr="00021244">
        <w:trPr>
          <w:jc w:val="center"/>
        </w:trPr>
        <w:tc>
          <w:tcPr>
            <w:tcW w:w="3001" w:type="pct"/>
            <w:vAlign w:val="center"/>
            <w:hideMark/>
          </w:tcPr>
          <w:p w14:paraId="789C43CE" w14:textId="77777777" w:rsidR="00952BD6" w:rsidRDefault="00952BD6" w:rsidP="00021244">
            <w:pPr>
              <w:spacing w:after="0" w:line="240" w:lineRule="auto"/>
              <w:ind w:firstLine="34"/>
              <w:jc w:val="center"/>
              <w:rPr>
                <w:rFonts w:ascii="Palatino Linotype" w:eastAsia="Times New Roman" w:hAnsi="Palatino Linotype"/>
                <w:sz w:val="20"/>
                <w:szCs w:val="20"/>
              </w:rPr>
            </w:pPr>
            <w:r w:rsidRPr="00B65E0C">
              <w:rPr>
                <w:rFonts w:ascii="Palatino Linotype" w:eastAsia="Times New Roman" w:hAnsi="Palatino Linotype"/>
                <w:sz w:val="20"/>
                <w:szCs w:val="20"/>
              </w:rPr>
              <w:t>Aplikasi yang mudah dan banyak promo</w:t>
            </w:r>
          </w:p>
          <w:p w14:paraId="1DE22D93" w14:textId="77777777" w:rsidR="00952BD6" w:rsidRDefault="00952BD6" w:rsidP="00021244">
            <w:pPr>
              <w:spacing w:after="0" w:line="240" w:lineRule="auto"/>
              <w:ind w:firstLine="34"/>
              <w:jc w:val="center"/>
              <w:rPr>
                <w:rFonts w:ascii="Palatino Linotype" w:eastAsia="Times New Roman" w:hAnsi="Palatino Linotype"/>
                <w:sz w:val="20"/>
                <w:szCs w:val="20"/>
              </w:rPr>
            </w:pPr>
          </w:p>
          <w:p w14:paraId="08FB1E12" w14:textId="77777777" w:rsidR="00952BD6" w:rsidRPr="000F7960" w:rsidRDefault="00952BD6" w:rsidP="00021244">
            <w:pPr>
              <w:spacing w:after="0" w:line="240" w:lineRule="auto"/>
              <w:ind w:firstLine="34"/>
              <w:jc w:val="center"/>
              <w:rPr>
                <w:rFonts w:ascii="Palatino Linotype" w:eastAsia="Times New Roman" w:hAnsi="Palatino Linotype"/>
                <w:sz w:val="20"/>
                <w:szCs w:val="20"/>
              </w:rPr>
            </w:pPr>
          </w:p>
        </w:tc>
        <w:tc>
          <w:tcPr>
            <w:tcW w:w="1999" w:type="pct"/>
            <w:vAlign w:val="center"/>
            <w:hideMark/>
          </w:tcPr>
          <w:p w14:paraId="24BD5ED3" w14:textId="77777777" w:rsidR="00952BD6" w:rsidRPr="000F7960" w:rsidRDefault="00952BD6" w:rsidP="00021244">
            <w:pPr>
              <w:spacing w:after="0" w:line="240" w:lineRule="auto"/>
              <w:ind w:right="32"/>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Positive</w:t>
            </w:r>
          </w:p>
        </w:tc>
      </w:tr>
      <w:tr w:rsidR="00952BD6" w:rsidRPr="000F7960" w14:paraId="2AA82395" w14:textId="77777777" w:rsidTr="00021244">
        <w:trPr>
          <w:jc w:val="center"/>
        </w:trPr>
        <w:tc>
          <w:tcPr>
            <w:tcW w:w="3001" w:type="pct"/>
            <w:tcBorders>
              <w:top w:val="nil"/>
              <w:left w:val="nil"/>
              <w:bottom w:val="single" w:sz="4" w:space="0" w:color="auto"/>
              <w:right w:val="nil"/>
            </w:tcBorders>
            <w:vAlign w:val="center"/>
            <w:hideMark/>
          </w:tcPr>
          <w:p w14:paraId="599A0292" w14:textId="77777777" w:rsidR="00952BD6" w:rsidRPr="000F7960" w:rsidRDefault="00952BD6" w:rsidP="00021244">
            <w:pPr>
              <w:spacing w:after="0" w:line="240" w:lineRule="auto"/>
              <w:ind w:firstLine="34"/>
              <w:jc w:val="center"/>
              <w:rPr>
                <w:rFonts w:ascii="Palatino Linotype" w:eastAsia="Times New Roman" w:hAnsi="Palatino Linotype"/>
                <w:sz w:val="20"/>
                <w:szCs w:val="20"/>
              </w:rPr>
            </w:pPr>
            <w:r w:rsidRPr="00B65E0C">
              <w:rPr>
                <w:rFonts w:ascii="Palatino Linotype" w:eastAsia="Times New Roman" w:hAnsi="Palatino Linotype"/>
                <w:sz w:val="20"/>
                <w:szCs w:val="20"/>
              </w:rPr>
              <w:t>Belanja ribet dan saya kecewa tidak bisa batal pesan</w:t>
            </w:r>
          </w:p>
        </w:tc>
        <w:tc>
          <w:tcPr>
            <w:tcW w:w="1999" w:type="pct"/>
            <w:tcBorders>
              <w:top w:val="nil"/>
              <w:left w:val="nil"/>
              <w:bottom w:val="single" w:sz="4" w:space="0" w:color="auto"/>
              <w:right w:val="nil"/>
            </w:tcBorders>
            <w:vAlign w:val="center"/>
            <w:hideMark/>
          </w:tcPr>
          <w:p w14:paraId="04617A94" w14:textId="77777777" w:rsidR="00952BD6" w:rsidRPr="000F7960" w:rsidRDefault="00952BD6" w:rsidP="00021244">
            <w:pPr>
              <w:spacing w:after="0" w:line="240" w:lineRule="auto"/>
              <w:ind w:right="32"/>
              <w:jc w:val="center"/>
              <w:rPr>
                <w:rFonts w:ascii="Palatino Linotype" w:eastAsia="Times New Roman" w:hAnsi="Palatino Linotype"/>
                <w:sz w:val="20"/>
                <w:szCs w:val="20"/>
                <w:lang w:val="id-ID"/>
              </w:rPr>
            </w:pPr>
            <w:r>
              <w:rPr>
                <w:rFonts w:ascii="Palatino Linotype" w:eastAsia="Times New Roman" w:hAnsi="Palatino Linotype"/>
                <w:sz w:val="20"/>
                <w:szCs w:val="20"/>
                <w:lang w:val="id-ID"/>
              </w:rPr>
              <w:t>Negative</w:t>
            </w:r>
          </w:p>
        </w:tc>
      </w:tr>
    </w:tbl>
    <w:p w14:paraId="0F69DE3A" w14:textId="77777777" w:rsidR="00952BD6" w:rsidRPr="000F7960" w:rsidRDefault="00952BD6" w:rsidP="00952BD6">
      <w:pPr>
        <w:pStyle w:val="BODYPARAGRAP"/>
        <w:ind w:firstLine="567"/>
        <w:jc w:val="center"/>
        <w:rPr>
          <w:color w:val="auto"/>
          <w:sz w:val="20"/>
          <w:szCs w:val="20"/>
          <w:lang w:val="en-AU"/>
        </w:rPr>
      </w:pPr>
    </w:p>
    <w:p w14:paraId="6B7F1B67" w14:textId="77777777" w:rsidR="00952BD6" w:rsidRPr="000F7960" w:rsidRDefault="00952BD6" w:rsidP="00952BD6">
      <w:pPr>
        <w:pStyle w:val="4PEMBAHASAN"/>
        <w:numPr>
          <w:ilvl w:val="0"/>
          <w:numId w:val="4"/>
        </w:numPr>
        <w:ind w:left="567" w:hanging="567"/>
        <w:rPr>
          <w:rFonts w:ascii="Palatino Linotype" w:hAnsi="Palatino Linotype"/>
          <w:sz w:val="22"/>
          <w:szCs w:val="22"/>
        </w:rPr>
      </w:pPr>
      <w:r w:rsidRPr="000F7960">
        <w:rPr>
          <w:rFonts w:ascii="Palatino Linotype" w:hAnsi="Palatino Linotype"/>
          <w:sz w:val="22"/>
          <w:szCs w:val="22"/>
        </w:rPr>
        <w:t>discussions</w:t>
      </w:r>
    </w:p>
    <w:p w14:paraId="064B3170" w14:textId="62D362F5" w:rsidR="00952BD6" w:rsidRPr="00915ACE" w:rsidRDefault="00952BD6" w:rsidP="00952BD6">
      <w:pPr>
        <w:pStyle w:val="BODYPARAGRAP"/>
        <w:ind w:firstLine="567"/>
        <w:rPr>
          <w:color w:val="auto"/>
          <w:sz w:val="20"/>
          <w:szCs w:val="20"/>
        </w:rPr>
      </w:pPr>
      <w:r w:rsidRPr="00915ACE">
        <w:rPr>
          <w:color w:val="auto"/>
          <w:sz w:val="20"/>
          <w:szCs w:val="20"/>
        </w:rPr>
        <w:t xml:space="preserve">The results of </w:t>
      </w:r>
      <w:r>
        <w:rPr>
          <w:color w:val="auto"/>
          <w:sz w:val="20"/>
          <w:szCs w:val="20"/>
        </w:rPr>
        <w:t>the</w:t>
      </w:r>
      <w:r w:rsidRPr="00915ACE">
        <w:rPr>
          <w:color w:val="auto"/>
          <w:sz w:val="20"/>
          <w:szCs w:val="20"/>
        </w:rPr>
        <w:t xml:space="preserve"> study provide insights into the sentiment analysis of Blibli application reviews from the Google Play Store. Through a comprehensive web scraping and data preprocessing workflow, extract, clean, and analyze </w:t>
      </w:r>
      <w:r w:rsidR="00FA7B81" w:rsidRPr="00FA7B81">
        <w:rPr>
          <w:color w:val="auto"/>
          <w:sz w:val="20"/>
          <w:szCs w:val="20"/>
          <w:highlight w:val="yellow"/>
        </w:rPr>
        <w:t>2500</w:t>
      </w:r>
      <w:r w:rsidRPr="00915ACE">
        <w:rPr>
          <w:color w:val="auto"/>
          <w:sz w:val="20"/>
          <w:szCs w:val="20"/>
        </w:rPr>
        <w:t xml:space="preserve"> reviews to determine user sentiment.</w:t>
      </w:r>
    </w:p>
    <w:p w14:paraId="0DB44246" w14:textId="394758E9" w:rsidR="00952BD6" w:rsidRPr="00915ACE" w:rsidRDefault="00952BD6" w:rsidP="00952BD6">
      <w:pPr>
        <w:pStyle w:val="BODYPARAGRAP"/>
        <w:ind w:firstLine="567"/>
        <w:rPr>
          <w:color w:val="auto"/>
          <w:sz w:val="20"/>
          <w:szCs w:val="20"/>
        </w:rPr>
      </w:pPr>
      <w:r>
        <w:rPr>
          <w:color w:val="auto"/>
          <w:sz w:val="20"/>
          <w:szCs w:val="20"/>
        </w:rPr>
        <w:t>S</w:t>
      </w:r>
      <w:r w:rsidRPr="00915ACE">
        <w:rPr>
          <w:color w:val="auto"/>
          <w:sz w:val="20"/>
          <w:szCs w:val="20"/>
        </w:rPr>
        <w:t xml:space="preserve">entiment analysis using the Naive Bayes algorithm yielded promising results, with an accuracy rate indicating that the model correctly classified a significant portion of the reviews. Specifically, the confusion matrix showed </w:t>
      </w:r>
      <w:r w:rsidR="00B6320E" w:rsidRPr="00402447">
        <w:rPr>
          <w:color w:val="auto"/>
          <w:sz w:val="20"/>
          <w:szCs w:val="20"/>
          <w:highlight w:val="yellow"/>
        </w:rPr>
        <w:t>96</w:t>
      </w:r>
      <w:r w:rsidRPr="00402447">
        <w:rPr>
          <w:color w:val="auto"/>
          <w:sz w:val="20"/>
          <w:szCs w:val="20"/>
          <w:highlight w:val="yellow"/>
        </w:rPr>
        <w:t xml:space="preserve"> true positive predictions and </w:t>
      </w:r>
      <w:r w:rsidR="00402447" w:rsidRPr="00402447">
        <w:rPr>
          <w:color w:val="auto"/>
          <w:sz w:val="20"/>
          <w:szCs w:val="20"/>
          <w:highlight w:val="yellow"/>
        </w:rPr>
        <w:t>345</w:t>
      </w:r>
      <w:r w:rsidRPr="00402447">
        <w:rPr>
          <w:color w:val="auto"/>
          <w:sz w:val="20"/>
          <w:szCs w:val="20"/>
          <w:highlight w:val="yellow"/>
        </w:rPr>
        <w:t xml:space="preserve"> true negative predictions, alongside </w:t>
      </w:r>
      <w:r w:rsidR="00402447" w:rsidRPr="00402447">
        <w:rPr>
          <w:color w:val="auto"/>
          <w:sz w:val="20"/>
          <w:szCs w:val="20"/>
          <w:highlight w:val="yellow"/>
        </w:rPr>
        <w:t>23</w:t>
      </w:r>
      <w:r w:rsidRPr="00402447">
        <w:rPr>
          <w:color w:val="auto"/>
          <w:sz w:val="20"/>
          <w:szCs w:val="20"/>
          <w:highlight w:val="yellow"/>
        </w:rPr>
        <w:t xml:space="preserve"> false positives and </w:t>
      </w:r>
      <w:r w:rsidR="00402447" w:rsidRPr="00402447">
        <w:rPr>
          <w:color w:val="auto"/>
          <w:sz w:val="20"/>
          <w:szCs w:val="20"/>
          <w:highlight w:val="yellow"/>
        </w:rPr>
        <w:t>21</w:t>
      </w:r>
      <w:r w:rsidRPr="00402447">
        <w:rPr>
          <w:color w:val="auto"/>
          <w:sz w:val="20"/>
          <w:szCs w:val="20"/>
          <w:highlight w:val="yellow"/>
        </w:rPr>
        <w:t xml:space="preserve"> false negatives</w:t>
      </w:r>
      <w:r w:rsidR="00B6320E" w:rsidRPr="00402447">
        <w:rPr>
          <w:color w:val="auto"/>
          <w:sz w:val="20"/>
          <w:szCs w:val="20"/>
          <w:highlight w:val="yellow"/>
        </w:rPr>
        <w:t xml:space="preserve"> </w:t>
      </w:r>
      <w:r w:rsidR="00402447">
        <w:rPr>
          <w:color w:val="auto"/>
          <w:sz w:val="20"/>
          <w:szCs w:val="20"/>
          <w:highlight w:val="yellow"/>
        </w:rPr>
        <w:t>then</w:t>
      </w:r>
      <w:r w:rsidR="00B6320E" w:rsidRPr="00402447">
        <w:rPr>
          <w:color w:val="auto"/>
          <w:sz w:val="20"/>
          <w:szCs w:val="20"/>
          <w:highlight w:val="yellow"/>
        </w:rPr>
        <w:t xml:space="preserve"> with SMOTE </w:t>
      </w:r>
      <w:r w:rsidR="00402447" w:rsidRPr="00402447">
        <w:rPr>
          <w:color w:val="auto"/>
          <w:sz w:val="20"/>
          <w:szCs w:val="20"/>
          <w:highlight w:val="yellow"/>
        </w:rPr>
        <w:t>showed 249 true positive predictions and 165 true negative predictions, alongside 19 false positives and 25 false negatives</w:t>
      </w:r>
      <w:r w:rsidRPr="00915ACE">
        <w:rPr>
          <w:color w:val="auto"/>
          <w:sz w:val="20"/>
          <w:szCs w:val="20"/>
        </w:rPr>
        <w:t xml:space="preserve">. These results demonstrate the model's capability </w:t>
      </w:r>
      <w:r>
        <w:rPr>
          <w:color w:val="auto"/>
          <w:sz w:val="20"/>
          <w:szCs w:val="20"/>
        </w:rPr>
        <w:t>to distinguish</w:t>
      </w:r>
      <w:r w:rsidRPr="00915ACE">
        <w:rPr>
          <w:color w:val="auto"/>
          <w:sz w:val="20"/>
          <w:szCs w:val="20"/>
        </w:rPr>
        <w:t xml:space="preserve"> between positive and negative sentiments effectively.</w:t>
      </w:r>
    </w:p>
    <w:p w14:paraId="575F2DD4" w14:textId="3A73FF23" w:rsidR="00952BD6" w:rsidRPr="00C1741B" w:rsidRDefault="00952BD6" w:rsidP="00952BD6">
      <w:pPr>
        <w:pStyle w:val="BODYPARAGRAP"/>
        <w:ind w:firstLine="567"/>
        <w:rPr>
          <w:color w:val="auto"/>
          <w:sz w:val="20"/>
          <w:szCs w:val="20"/>
          <w:lang w:val="id-ID"/>
        </w:rPr>
      </w:pPr>
      <w:r w:rsidRPr="00915ACE">
        <w:rPr>
          <w:color w:val="auto"/>
          <w:sz w:val="20"/>
          <w:szCs w:val="20"/>
        </w:rPr>
        <w:t xml:space="preserve">The accuracy, precision, recall, and F1-score metrics further validate the model's performance. With an </w:t>
      </w:r>
      <w:r w:rsidRPr="00402447">
        <w:rPr>
          <w:color w:val="auto"/>
          <w:sz w:val="20"/>
          <w:szCs w:val="20"/>
          <w:highlight w:val="yellow"/>
        </w:rPr>
        <w:t>accuracy of 0.</w:t>
      </w:r>
      <w:r w:rsidR="00402447" w:rsidRPr="00402447">
        <w:rPr>
          <w:color w:val="auto"/>
          <w:sz w:val="20"/>
          <w:szCs w:val="20"/>
          <w:highlight w:val="yellow"/>
        </w:rPr>
        <w:t>90</w:t>
      </w:r>
      <w:r w:rsidRPr="00402447">
        <w:rPr>
          <w:color w:val="auto"/>
          <w:sz w:val="20"/>
          <w:szCs w:val="20"/>
          <w:highlight w:val="yellow"/>
        </w:rPr>
        <w:t>, a precision of 0.8</w:t>
      </w:r>
      <w:r w:rsidR="00402447" w:rsidRPr="00402447">
        <w:rPr>
          <w:color w:val="auto"/>
          <w:sz w:val="20"/>
          <w:szCs w:val="20"/>
          <w:highlight w:val="yellow"/>
        </w:rPr>
        <w:t>2</w:t>
      </w:r>
      <w:r w:rsidRPr="00402447">
        <w:rPr>
          <w:color w:val="auto"/>
          <w:sz w:val="20"/>
          <w:szCs w:val="20"/>
          <w:highlight w:val="yellow"/>
        </w:rPr>
        <w:t>, a recall of 0.</w:t>
      </w:r>
      <w:r w:rsidR="00402447" w:rsidRPr="00402447">
        <w:rPr>
          <w:color w:val="auto"/>
          <w:sz w:val="20"/>
          <w:szCs w:val="20"/>
          <w:highlight w:val="yellow"/>
        </w:rPr>
        <w:t>80</w:t>
      </w:r>
      <w:r w:rsidRPr="00402447">
        <w:rPr>
          <w:color w:val="auto"/>
          <w:sz w:val="20"/>
          <w:szCs w:val="20"/>
          <w:highlight w:val="yellow"/>
        </w:rPr>
        <w:t>, and an F1-score of 0.</w:t>
      </w:r>
      <w:r w:rsidR="00402447" w:rsidRPr="00402447">
        <w:rPr>
          <w:color w:val="auto"/>
          <w:sz w:val="20"/>
          <w:szCs w:val="20"/>
          <w:highlight w:val="yellow"/>
        </w:rPr>
        <w:t>81 then use SMOTE with an accuracy of 0.90, a precision of 0.90, a recall of 0.92, and an F1-score of 0.91,</w:t>
      </w:r>
      <w:r w:rsidRPr="00915ACE">
        <w:rPr>
          <w:color w:val="auto"/>
          <w:sz w:val="20"/>
          <w:szCs w:val="20"/>
        </w:rPr>
        <w:t xml:space="preserve"> the model demonstrates strong reliability in predicting both positive and negative sentiments. These metrics indicate that the model is particularly effective at identifying positive sentiments, as reflected in the high recall value. This slight bias towards positive sentiment predictions could be attributed to the inherent nature of app reviews, where satisfied users are more likely to leave reviews than dissatisfied users.</w:t>
      </w:r>
    </w:p>
    <w:p w14:paraId="796DF2E8" w14:textId="77777777" w:rsidR="00952BD6" w:rsidRPr="000F7960" w:rsidRDefault="00952BD6" w:rsidP="00952BD6">
      <w:pPr>
        <w:pStyle w:val="5KESIMPULAN"/>
        <w:numPr>
          <w:ilvl w:val="0"/>
          <w:numId w:val="4"/>
        </w:numPr>
        <w:ind w:left="567" w:hanging="567"/>
        <w:rPr>
          <w:rFonts w:ascii="Palatino Linotype" w:hAnsi="Palatino Linotype"/>
          <w:sz w:val="22"/>
          <w:szCs w:val="22"/>
        </w:rPr>
      </w:pPr>
      <w:r w:rsidRPr="000F7960">
        <w:rPr>
          <w:rFonts w:ascii="Palatino Linotype" w:hAnsi="Palatino Linotype"/>
          <w:sz w:val="22"/>
          <w:szCs w:val="22"/>
        </w:rPr>
        <w:t>CONCLUSION</w:t>
      </w:r>
    </w:p>
    <w:p w14:paraId="0A0CA6C5" w14:textId="036C8B7A" w:rsidR="00952BD6" w:rsidRPr="000F7960" w:rsidRDefault="00952BD6" w:rsidP="00952BD6">
      <w:pPr>
        <w:pStyle w:val="BODYPARAGRAP"/>
        <w:ind w:firstLine="567"/>
        <w:rPr>
          <w:color w:val="auto"/>
          <w:sz w:val="20"/>
          <w:szCs w:val="20"/>
        </w:rPr>
      </w:pPr>
      <w:r w:rsidRPr="00CC4C83">
        <w:rPr>
          <w:color w:val="auto"/>
          <w:sz w:val="20"/>
          <w:szCs w:val="20"/>
        </w:rPr>
        <w:t xml:space="preserve">This study conducted sentiment analysis on reviews of the Blibli application from the Google Play Store using web scraping via Google Colaboratory and Python. A total of </w:t>
      </w:r>
      <w:r w:rsidR="00FA7B81" w:rsidRPr="00FA7B81">
        <w:rPr>
          <w:color w:val="auto"/>
          <w:sz w:val="20"/>
          <w:szCs w:val="20"/>
          <w:highlight w:val="yellow"/>
        </w:rPr>
        <w:t>2500</w:t>
      </w:r>
      <w:r w:rsidRPr="00CC4C83">
        <w:rPr>
          <w:color w:val="auto"/>
          <w:sz w:val="20"/>
          <w:szCs w:val="20"/>
        </w:rPr>
        <w:t xml:space="preserve"> recent reviews were collected and processed through various data preprocessing stages, including cleaning, stopword removal, tokenization, and stemming. The data were then balanced using SMOTE to ensure they were more balanced and usable. The Naive Bayes algorithm was used for classification, resulting in an </w:t>
      </w:r>
      <w:r w:rsidRPr="00395F17">
        <w:rPr>
          <w:color w:val="auto"/>
          <w:sz w:val="20"/>
          <w:szCs w:val="20"/>
          <w:highlight w:val="yellow"/>
        </w:rPr>
        <w:t xml:space="preserve">accuracy of </w:t>
      </w:r>
      <w:r w:rsidR="00B6320E" w:rsidRPr="00395F17">
        <w:rPr>
          <w:color w:val="auto"/>
          <w:sz w:val="20"/>
          <w:szCs w:val="20"/>
          <w:highlight w:val="yellow"/>
        </w:rPr>
        <w:t>90</w:t>
      </w:r>
      <w:r w:rsidRPr="00395F17">
        <w:rPr>
          <w:color w:val="auto"/>
          <w:sz w:val="20"/>
          <w:szCs w:val="20"/>
          <w:highlight w:val="yellow"/>
        </w:rPr>
        <w:t xml:space="preserve">%, precision of </w:t>
      </w:r>
      <w:r w:rsidR="00B6320E" w:rsidRPr="00395F17">
        <w:rPr>
          <w:color w:val="auto"/>
          <w:sz w:val="20"/>
          <w:szCs w:val="20"/>
          <w:highlight w:val="yellow"/>
        </w:rPr>
        <w:t>90</w:t>
      </w:r>
      <w:r w:rsidRPr="00395F17">
        <w:rPr>
          <w:color w:val="auto"/>
          <w:sz w:val="20"/>
          <w:szCs w:val="20"/>
          <w:highlight w:val="yellow"/>
        </w:rPr>
        <w:t>%, recall of 92%, and an F1-score of 9</w:t>
      </w:r>
      <w:r w:rsidR="00B6320E" w:rsidRPr="00395F17">
        <w:rPr>
          <w:color w:val="auto"/>
          <w:sz w:val="20"/>
          <w:szCs w:val="20"/>
          <w:highlight w:val="yellow"/>
        </w:rPr>
        <w:t>1</w:t>
      </w:r>
      <w:r w:rsidRPr="00395F17">
        <w:rPr>
          <w:color w:val="auto"/>
          <w:sz w:val="20"/>
          <w:szCs w:val="20"/>
          <w:highlight w:val="yellow"/>
        </w:rPr>
        <w:t>%,</w:t>
      </w:r>
      <w:r w:rsidRPr="00CC4C83">
        <w:rPr>
          <w:color w:val="auto"/>
          <w:sz w:val="20"/>
          <w:szCs w:val="20"/>
        </w:rPr>
        <w:t xml:space="preserve"> demonstrating the model's effectiveness in distinguishing between positive and negative sentiments. Word cloud visualization helped identify frequently occurring words in positive and negative reviews.</w:t>
      </w:r>
    </w:p>
    <w:p w14:paraId="480133C4" w14:textId="77777777" w:rsidR="00AD13A5" w:rsidRDefault="00AD13A5" w:rsidP="00952BD6">
      <w:pPr>
        <w:pStyle w:val="BODYPARAGRAP"/>
        <w:ind w:firstLine="567"/>
        <w:rPr>
          <w:color w:val="auto"/>
          <w:sz w:val="20"/>
          <w:szCs w:val="20"/>
        </w:rPr>
      </w:pPr>
    </w:p>
    <w:p w14:paraId="7639514D" w14:textId="77777777" w:rsidR="008F29D4" w:rsidRPr="000F7960" w:rsidRDefault="008F29D4" w:rsidP="00952BD6">
      <w:pPr>
        <w:pStyle w:val="BODYPARAGRAP"/>
        <w:ind w:firstLine="567"/>
        <w:rPr>
          <w:color w:val="auto"/>
          <w:sz w:val="20"/>
          <w:szCs w:val="20"/>
        </w:rPr>
      </w:pPr>
    </w:p>
    <w:p w14:paraId="22668A0B" w14:textId="77777777" w:rsidR="00952BD6" w:rsidRDefault="00952BD6" w:rsidP="00952BD6">
      <w:pPr>
        <w:pStyle w:val="7DAFTARPUSTAKA"/>
        <w:rPr>
          <w:rFonts w:ascii="Palatino Linotype" w:hAnsi="Palatino Linotype"/>
          <w:sz w:val="22"/>
          <w:szCs w:val="22"/>
        </w:rPr>
      </w:pPr>
      <w:r w:rsidRPr="000F7960">
        <w:rPr>
          <w:rFonts w:ascii="Palatino Linotype" w:hAnsi="Palatino Linotype"/>
          <w:sz w:val="22"/>
          <w:szCs w:val="22"/>
        </w:rPr>
        <w:lastRenderedPageBreak/>
        <w:t>REFERENCES</w:t>
      </w:r>
    </w:p>
    <w:p w14:paraId="2D39497E" w14:textId="49FD3A0E" w:rsidR="006D7F00" w:rsidRPr="006D7F00" w:rsidRDefault="00952BD6" w:rsidP="006D7F00">
      <w:pPr>
        <w:widowControl w:val="0"/>
        <w:autoSpaceDE w:val="0"/>
        <w:autoSpaceDN w:val="0"/>
        <w:adjustRightInd w:val="0"/>
        <w:spacing w:after="120" w:line="240" w:lineRule="auto"/>
        <w:ind w:left="640" w:hanging="640"/>
        <w:rPr>
          <w:rFonts w:ascii="Palatino Linotype" w:hAnsi="Palatino Linotype"/>
          <w:noProof/>
          <w:sz w:val="20"/>
          <w:szCs w:val="24"/>
        </w:rPr>
      </w:pPr>
      <w:r>
        <w:rPr>
          <w:szCs w:val="20"/>
        </w:rPr>
        <w:fldChar w:fldCharType="begin" w:fldLock="1"/>
      </w:r>
      <w:r>
        <w:rPr>
          <w:szCs w:val="20"/>
        </w:rPr>
        <w:instrText xml:space="preserve">ADDIN Mendeley Bibliography CSL_BIBLIOGRAPHY </w:instrText>
      </w:r>
      <w:r>
        <w:rPr>
          <w:szCs w:val="20"/>
        </w:rPr>
        <w:fldChar w:fldCharType="separate"/>
      </w:r>
      <w:r w:rsidR="006D7F00" w:rsidRPr="006D7F00">
        <w:rPr>
          <w:rFonts w:ascii="Palatino Linotype" w:hAnsi="Palatino Linotype"/>
          <w:noProof/>
          <w:sz w:val="20"/>
          <w:szCs w:val="24"/>
        </w:rPr>
        <w:t>[1]</w:t>
      </w:r>
      <w:r w:rsidR="006D7F00" w:rsidRPr="006D7F00">
        <w:rPr>
          <w:rFonts w:ascii="Palatino Linotype" w:hAnsi="Palatino Linotype"/>
          <w:noProof/>
          <w:sz w:val="20"/>
          <w:szCs w:val="24"/>
        </w:rPr>
        <w:tab/>
        <w:t xml:space="preserve">A. T. Rizkya, R. Rianto, and A. I. Gufroni, “Implementation of the Naive Bayes Classifier for Sentiment Analysis of Shopee E-Commerce Application Review Data on the Google Play Store,” </w:t>
      </w:r>
      <w:r w:rsidR="006D7F00" w:rsidRPr="006D7F00">
        <w:rPr>
          <w:rFonts w:ascii="Palatino Linotype" w:hAnsi="Palatino Linotype"/>
          <w:i/>
          <w:iCs/>
          <w:noProof/>
          <w:sz w:val="20"/>
          <w:szCs w:val="24"/>
        </w:rPr>
        <w:t>Int. J. Appl. Inf. Syst. Informatics</w:t>
      </w:r>
      <w:r w:rsidR="006D7F00" w:rsidRPr="006D7F00">
        <w:rPr>
          <w:rFonts w:ascii="Palatino Linotype" w:hAnsi="Palatino Linotype"/>
          <w:noProof/>
          <w:sz w:val="20"/>
          <w:szCs w:val="24"/>
        </w:rPr>
        <w:t>, vol. 1, no. 1, pp. 31–37, 2023.</w:t>
      </w:r>
    </w:p>
    <w:p w14:paraId="09C52977"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[2]</w:t>
      </w:r>
      <w:r w:rsidRPr="006D7F00">
        <w:rPr>
          <w:rFonts w:ascii="Palatino Linotype" w:hAnsi="Palatino Linotype"/>
          <w:noProof/>
          <w:sz w:val="20"/>
          <w:szCs w:val="24"/>
        </w:rPr>
        <w:tab/>
        <w:t xml:space="preserve">M. Demircan, A. Seller, F. Abut, and M. F. Akay, “Developing Turkish sentiment analysis models using machine learning and e-commerce data,” </w:t>
      </w:r>
      <w:r w:rsidRPr="006D7F00">
        <w:rPr>
          <w:rFonts w:ascii="Palatino Linotype" w:hAnsi="Palatino Linotype"/>
          <w:i/>
          <w:iCs/>
          <w:noProof/>
          <w:sz w:val="20"/>
          <w:szCs w:val="24"/>
        </w:rPr>
        <w:t>Int. J. Cogn. Comput. Eng.</w:t>
      </w:r>
      <w:r w:rsidRPr="006D7F00">
        <w:rPr>
          <w:rFonts w:ascii="Palatino Linotype" w:hAnsi="Palatino Linotype"/>
          <w:noProof/>
          <w:sz w:val="20"/>
          <w:szCs w:val="24"/>
        </w:rPr>
        <w:t>, vol. 2, no. October, pp. 202–207, 2021, doi: 10.1016/j.ijcce.2021.11.003.</w:t>
      </w:r>
    </w:p>
    <w:p w14:paraId="6BD460AB"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[3]</w:t>
      </w:r>
      <w:r w:rsidRPr="006D7F00">
        <w:rPr>
          <w:rFonts w:ascii="Palatino Linotype" w:hAnsi="Palatino Linotype"/>
          <w:noProof/>
          <w:sz w:val="20"/>
          <w:szCs w:val="24"/>
        </w:rPr>
        <w:tab/>
        <w:t xml:space="preserve">M. Wankhade, A. C. S. Rao, and C. Kulkarni, </w:t>
      </w:r>
      <w:r w:rsidRPr="006D7F00">
        <w:rPr>
          <w:rFonts w:ascii="Palatino Linotype" w:hAnsi="Palatino Linotype"/>
          <w:i/>
          <w:iCs/>
          <w:noProof/>
          <w:sz w:val="20"/>
          <w:szCs w:val="24"/>
        </w:rPr>
        <w:t>A survey on sentiment analysis methods, applications, and challenges</w:t>
      </w:r>
      <w:r w:rsidRPr="006D7F00">
        <w:rPr>
          <w:rFonts w:ascii="Palatino Linotype" w:hAnsi="Palatino Linotype"/>
          <w:noProof/>
          <w:sz w:val="20"/>
          <w:szCs w:val="24"/>
        </w:rPr>
        <w:t>, vol. 55, no. 7. Springer Netherlands, 2022. doi: 10.1007/s10462-022-10144-1.</w:t>
      </w:r>
    </w:p>
    <w:p w14:paraId="4D8D60EE"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[4]</w:t>
      </w:r>
      <w:r w:rsidRPr="006D7F00">
        <w:rPr>
          <w:rFonts w:ascii="Palatino Linotype" w:hAnsi="Palatino Linotype"/>
          <w:noProof/>
          <w:sz w:val="20"/>
          <w:szCs w:val="24"/>
        </w:rPr>
        <w:tab/>
        <w:t xml:space="preserve">L. Yang, Y. Li, J. Wang, and R. S. Sherratt, “Sentiment Analysis for E-Commerce Product Reviews in Chinese Based on Sentiment Lexicon and Deep Learning,” </w:t>
      </w:r>
      <w:r w:rsidRPr="006D7F00">
        <w:rPr>
          <w:rFonts w:ascii="Palatino Linotype" w:hAnsi="Palatino Linotype"/>
          <w:i/>
          <w:iCs/>
          <w:noProof/>
          <w:sz w:val="20"/>
          <w:szCs w:val="24"/>
        </w:rPr>
        <w:t>IEEE Access</w:t>
      </w:r>
      <w:r w:rsidRPr="006D7F00">
        <w:rPr>
          <w:rFonts w:ascii="Palatino Linotype" w:hAnsi="Palatino Linotype"/>
          <w:noProof/>
          <w:sz w:val="20"/>
          <w:szCs w:val="24"/>
        </w:rPr>
        <w:t>, vol. 8, pp. 23522–23530, 2020, doi: 10.1109/ACCESS.2020.2969854.</w:t>
      </w:r>
    </w:p>
    <w:p w14:paraId="43CC5803"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[5]</w:t>
      </w:r>
      <w:r w:rsidRPr="006D7F00">
        <w:rPr>
          <w:rFonts w:ascii="Palatino Linotype" w:hAnsi="Palatino Linotype"/>
          <w:noProof/>
          <w:sz w:val="20"/>
          <w:szCs w:val="24"/>
        </w:rPr>
        <w:tab/>
        <w:t xml:space="preserve">N. A. Pasaribu and Sriani, “The Shopee Application User Reviews Sentiment Analysis Employing Naïve Bayes Algorithm,” </w:t>
      </w:r>
      <w:r w:rsidRPr="006D7F00">
        <w:rPr>
          <w:rFonts w:ascii="Palatino Linotype" w:hAnsi="Palatino Linotype"/>
          <w:i/>
          <w:iCs/>
          <w:noProof/>
          <w:sz w:val="20"/>
          <w:szCs w:val="24"/>
        </w:rPr>
        <w:t>Int. J. Softw. Eng. Comput. Sci.</w:t>
      </w:r>
      <w:r w:rsidRPr="006D7F00">
        <w:rPr>
          <w:rFonts w:ascii="Palatino Linotype" w:hAnsi="Palatino Linotype"/>
          <w:noProof/>
          <w:sz w:val="20"/>
          <w:szCs w:val="24"/>
        </w:rPr>
        <w:t>, vol. 3, no. 3, pp. 194–204, 2023, doi: 10.35870/ijsecs.v3i3.1699.</w:t>
      </w:r>
    </w:p>
    <w:p w14:paraId="115944DB"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[6]</w:t>
      </w:r>
      <w:r w:rsidRPr="006D7F00">
        <w:rPr>
          <w:rFonts w:ascii="Palatino Linotype" w:hAnsi="Palatino Linotype"/>
          <w:noProof/>
          <w:sz w:val="20"/>
          <w:szCs w:val="24"/>
        </w:rPr>
        <w:tab/>
        <w:t xml:space="preserve">R. Kosasih and A. Alberto, “Sentiment analysis of game product on shopee using the TF-IDF method and naive bayes classifier,” </w:t>
      </w:r>
      <w:r w:rsidRPr="006D7F00">
        <w:rPr>
          <w:rFonts w:ascii="Palatino Linotype" w:hAnsi="Palatino Linotype"/>
          <w:i/>
          <w:iCs/>
          <w:noProof/>
          <w:sz w:val="20"/>
          <w:szCs w:val="24"/>
        </w:rPr>
        <w:t>Ilk. J. Ilm.</w:t>
      </w:r>
      <w:r w:rsidRPr="006D7F00">
        <w:rPr>
          <w:rFonts w:ascii="Palatino Linotype" w:hAnsi="Palatino Linotype"/>
          <w:noProof/>
          <w:sz w:val="20"/>
          <w:szCs w:val="24"/>
        </w:rPr>
        <w:t>, vol. 13, no. 2, pp. 101–109, 2021, doi: 10.33096/ilkom.v13i2.721.101-109.</w:t>
      </w:r>
    </w:p>
    <w:p w14:paraId="28B35044"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[7]</w:t>
      </w:r>
      <w:r w:rsidRPr="006D7F00">
        <w:rPr>
          <w:rFonts w:ascii="Palatino Linotype" w:hAnsi="Palatino Linotype"/>
          <w:noProof/>
          <w:sz w:val="20"/>
          <w:szCs w:val="24"/>
        </w:rPr>
        <w:tab/>
        <w:t xml:space="preserve">D. Pratmanto, R. Rousyati, F. F. Wati, A. E. Widodo, S. Suleman, and R. Wijianto, “App Review Sentiment Analysis Shopee Application in Google Play Store Using Naive Bayes Algorithm,” </w:t>
      </w:r>
      <w:r w:rsidRPr="006D7F00">
        <w:rPr>
          <w:rFonts w:ascii="Palatino Linotype" w:hAnsi="Palatino Linotype"/>
          <w:i/>
          <w:iCs/>
          <w:noProof/>
          <w:sz w:val="20"/>
          <w:szCs w:val="24"/>
        </w:rPr>
        <w:t>J. Phys. Conf. Ser.</w:t>
      </w:r>
      <w:r w:rsidRPr="006D7F00">
        <w:rPr>
          <w:rFonts w:ascii="Palatino Linotype" w:hAnsi="Palatino Linotype"/>
          <w:noProof/>
          <w:sz w:val="20"/>
          <w:szCs w:val="24"/>
        </w:rPr>
        <w:t>, vol. 1641, no. 1, 2020, doi: 10.1088/1742-6596/1641/1/012043.</w:t>
      </w:r>
    </w:p>
    <w:p w14:paraId="021AF7DB"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[8]</w:t>
      </w:r>
      <w:r w:rsidRPr="006D7F00">
        <w:rPr>
          <w:rFonts w:ascii="Palatino Linotype" w:hAnsi="Palatino Linotype"/>
          <w:noProof/>
          <w:sz w:val="20"/>
          <w:szCs w:val="24"/>
        </w:rPr>
        <w:tab/>
        <w:t xml:space="preserve">M. Tika Adilah, H. Supendar, R. Ningsih, S. Muryani, and K. Solecha, “Sentiment Analysis of Online Transportation Service using the Naïve Bayes Methods,” </w:t>
      </w:r>
      <w:r w:rsidRPr="006D7F00">
        <w:rPr>
          <w:rFonts w:ascii="Palatino Linotype" w:hAnsi="Palatino Linotype"/>
          <w:i/>
          <w:iCs/>
          <w:noProof/>
          <w:sz w:val="20"/>
          <w:szCs w:val="24"/>
        </w:rPr>
        <w:t>J. Phys. Conf. Ser.</w:t>
      </w:r>
      <w:r w:rsidRPr="006D7F00">
        <w:rPr>
          <w:rFonts w:ascii="Palatino Linotype" w:hAnsi="Palatino Linotype"/>
          <w:noProof/>
          <w:sz w:val="20"/>
          <w:szCs w:val="24"/>
        </w:rPr>
        <w:t>, vol. 1641, no. 1, 2020, doi: 10.1088/1742-6596/1641/1/012093.</w:t>
      </w:r>
    </w:p>
    <w:p w14:paraId="5FA3340B"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[9]</w:t>
      </w:r>
      <w:r w:rsidRPr="006D7F00">
        <w:rPr>
          <w:rFonts w:ascii="Palatino Linotype" w:hAnsi="Palatino Linotype"/>
          <w:noProof/>
          <w:sz w:val="20"/>
          <w:szCs w:val="24"/>
        </w:rPr>
        <w:tab/>
        <w:t xml:space="preserve">M. Srivastava, V. Yadav, and S. Singh, “Implementation of Web Application for Disease Prediction Using AI,” </w:t>
      </w:r>
      <w:r w:rsidRPr="006D7F00">
        <w:rPr>
          <w:rFonts w:ascii="Palatino Linotype" w:hAnsi="Palatino Linotype"/>
          <w:i/>
          <w:iCs/>
          <w:noProof/>
          <w:sz w:val="20"/>
          <w:szCs w:val="24"/>
        </w:rPr>
        <w:t>BOHR Int. J. Data Min. Big Data</w:t>
      </w:r>
      <w:r w:rsidRPr="006D7F00">
        <w:rPr>
          <w:rFonts w:ascii="Palatino Linotype" w:hAnsi="Palatino Linotype"/>
          <w:noProof/>
          <w:sz w:val="20"/>
          <w:szCs w:val="24"/>
        </w:rPr>
        <w:t>, vol. 1, no. 1, pp. 5–9, 2020, doi: 10.54646/bijdmbd.002.</w:t>
      </w:r>
    </w:p>
    <w:p w14:paraId="13107FA4"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[10]</w:t>
      </w:r>
      <w:r w:rsidRPr="006D7F00">
        <w:rPr>
          <w:rFonts w:ascii="Palatino Linotype" w:hAnsi="Palatino Linotype"/>
          <w:noProof/>
          <w:sz w:val="20"/>
          <w:szCs w:val="24"/>
        </w:rPr>
        <w:tab/>
        <w:t xml:space="preserve">P. P. A., “Performance Evaluation and Comparison using Deep Learning Techniques in Sentiment Analysis,” </w:t>
      </w:r>
      <w:r w:rsidRPr="006D7F00">
        <w:rPr>
          <w:rFonts w:ascii="Palatino Linotype" w:hAnsi="Palatino Linotype"/>
          <w:i/>
          <w:iCs/>
          <w:noProof/>
          <w:sz w:val="20"/>
          <w:szCs w:val="24"/>
        </w:rPr>
        <w:t>J. Soft Comput. Paradig.</w:t>
      </w:r>
      <w:r w:rsidRPr="006D7F00">
        <w:rPr>
          <w:rFonts w:ascii="Palatino Linotype" w:hAnsi="Palatino Linotype"/>
          <w:noProof/>
          <w:sz w:val="20"/>
          <w:szCs w:val="24"/>
        </w:rPr>
        <w:t>, vol. 3, no. 2, pp. 123–134, 2021, doi: 10.36548/jscp.2021.2.006.</w:t>
      </w:r>
    </w:p>
    <w:p w14:paraId="7AFD616F"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[11]</w:t>
      </w:r>
      <w:r w:rsidRPr="006D7F00">
        <w:rPr>
          <w:rFonts w:ascii="Palatino Linotype" w:hAnsi="Palatino Linotype"/>
          <w:noProof/>
          <w:sz w:val="20"/>
          <w:szCs w:val="24"/>
        </w:rPr>
        <w:tab/>
        <w:t xml:space="preserve">A. Rozaq, Y. Yunitasari, K. Sussolaikah, and E. R. N. Sari, “Sentiment Analysis of Kampus Mengajar 2 Toward the Implementation of Merdeka Belajar Kampus Merdeka Using Naïve Bayes and Euclidean Distence Methods,” </w:t>
      </w:r>
      <w:r w:rsidRPr="006D7F00">
        <w:rPr>
          <w:rFonts w:ascii="Palatino Linotype" w:hAnsi="Palatino Linotype"/>
          <w:i/>
          <w:iCs/>
          <w:noProof/>
          <w:sz w:val="20"/>
          <w:szCs w:val="24"/>
        </w:rPr>
        <w:t>Int. J. Adv. Data Inf. Syst.</w:t>
      </w:r>
      <w:r w:rsidRPr="006D7F00">
        <w:rPr>
          <w:rFonts w:ascii="Palatino Linotype" w:hAnsi="Palatino Linotype"/>
          <w:noProof/>
          <w:sz w:val="20"/>
          <w:szCs w:val="24"/>
        </w:rPr>
        <w:t>, vol. 3, no. 1, pp. 30–37, 2022, doi: 10.25008/ijadis.v3i1.1233.</w:t>
      </w:r>
    </w:p>
    <w:p w14:paraId="658FDBA1"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[12]</w:t>
      </w:r>
      <w:r w:rsidRPr="006D7F00">
        <w:rPr>
          <w:rFonts w:ascii="Palatino Linotype" w:hAnsi="Palatino Linotype"/>
          <w:noProof/>
          <w:sz w:val="20"/>
          <w:szCs w:val="24"/>
        </w:rPr>
        <w:tab/>
        <w:t xml:space="preserve">D. Nurcahyono, W. P. Putra, A. Najib, and T. R. Tulili, “Analysis sentiment in social media against election using the method naive Bayes,” </w:t>
      </w:r>
      <w:r w:rsidRPr="006D7F00">
        <w:rPr>
          <w:rFonts w:ascii="Palatino Linotype" w:hAnsi="Palatino Linotype"/>
          <w:i/>
          <w:iCs/>
          <w:noProof/>
          <w:sz w:val="20"/>
          <w:szCs w:val="24"/>
        </w:rPr>
        <w:t>J. Phys. Conf. Ser.</w:t>
      </w:r>
      <w:r w:rsidRPr="006D7F00">
        <w:rPr>
          <w:rFonts w:ascii="Palatino Linotype" w:hAnsi="Palatino Linotype"/>
          <w:noProof/>
          <w:sz w:val="20"/>
          <w:szCs w:val="24"/>
        </w:rPr>
        <w:t>, vol. 1511, no. 1, 2020, doi: 10.1088/1742-6596/1511/1/012003.</w:t>
      </w:r>
    </w:p>
    <w:p w14:paraId="5AE99683"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[13]</w:t>
      </w:r>
      <w:r w:rsidRPr="006D7F00">
        <w:rPr>
          <w:rFonts w:ascii="Palatino Linotype" w:hAnsi="Palatino Linotype"/>
          <w:noProof/>
          <w:sz w:val="20"/>
          <w:szCs w:val="24"/>
        </w:rPr>
        <w:tab/>
        <w:t xml:space="preserve">A. Erfina and M. R. N. R. Alamsyah, “Implementation of Naive Bayes classification algorithm for Twitter user sentiment analysis on ChatGPT using Python programming language,” </w:t>
      </w:r>
      <w:r w:rsidRPr="006D7F00">
        <w:rPr>
          <w:rFonts w:ascii="Palatino Linotype" w:hAnsi="Palatino Linotype"/>
          <w:i/>
          <w:iCs/>
          <w:noProof/>
          <w:sz w:val="20"/>
          <w:szCs w:val="24"/>
        </w:rPr>
        <w:t>Data Metadata</w:t>
      </w:r>
      <w:r w:rsidRPr="006D7F00">
        <w:rPr>
          <w:rFonts w:ascii="Palatino Linotype" w:hAnsi="Palatino Linotype"/>
          <w:noProof/>
          <w:sz w:val="20"/>
          <w:szCs w:val="24"/>
        </w:rPr>
        <w:t>, vol. 2, pp. 2–11, 2023, doi: 10.56294/dm202345.</w:t>
      </w:r>
    </w:p>
    <w:p w14:paraId="4E40166D"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[14]</w:t>
      </w:r>
      <w:r w:rsidRPr="006D7F00">
        <w:rPr>
          <w:rFonts w:ascii="Palatino Linotype" w:hAnsi="Palatino Linotype"/>
          <w:noProof/>
          <w:sz w:val="20"/>
          <w:szCs w:val="24"/>
        </w:rPr>
        <w:tab/>
        <w:t xml:space="preserve">N. Agustina, D. H. Citra, W. Purnama, C. Nisa, and A. R. Kurnia, “Implementasi Algoritma Naive Bayes untuk Analisis Sentimen Ulasan Shopee pada Google Play Store,” </w:t>
      </w:r>
      <w:r w:rsidRPr="006D7F00">
        <w:rPr>
          <w:rFonts w:ascii="Palatino Linotype" w:hAnsi="Palatino Linotype"/>
          <w:i/>
          <w:iCs/>
          <w:noProof/>
          <w:sz w:val="20"/>
          <w:szCs w:val="24"/>
        </w:rPr>
        <w:t>MALCOM Indones. J. Mach. Learn. Comput. Sci.</w:t>
      </w:r>
      <w:r w:rsidRPr="006D7F00">
        <w:rPr>
          <w:rFonts w:ascii="Palatino Linotype" w:hAnsi="Palatino Linotype"/>
          <w:noProof/>
          <w:sz w:val="20"/>
          <w:szCs w:val="24"/>
        </w:rPr>
        <w:t>, vol. 2, no. 1, pp. 47–54, 2022, doi: 10.57152/malcom.v2i1.195.</w:t>
      </w:r>
    </w:p>
    <w:p w14:paraId="0BA93096"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lastRenderedPageBreak/>
        <w:t>[15]</w:t>
      </w:r>
      <w:r w:rsidRPr="006D7F00">
        <w:rPr>
          <w:rFonts w:ascii="Palatino Linotype" w:hAnsi="Palatino Linotype"/>
          <w:noProof/>
          <w:sz w:val="20"/>
          <w:szCs w:val="24"/>
        </w:rPr>
        <w:tab/>
        <w:t xml:space="preserve">T. Hariguna and V. Rachmawati, “Community Opinion Sentiment Analysis on Social Media Using Naive Bayes Algorithm Methods,” </w:t>
      </w:r>
      <w:r w:rsidRPr="006D7F00">
        <w:rPr>
          <w:rFonts w:ascii="Palatino Linotype" w:hAnsi="Palatino Linotype"/>
          <w:i/>
          <w:iCs/>
          <w:noProof/>
          <w:sz w:val="20"/>
          <w:szCs w:val="24"/>
        </w:rPr>
        <w:t>IJIIS Int. J. Informatics Inf. Syst.</w:t>
      </w:r>
      <w:r w:rsidRPr="006D7F00">
        <w:rPr>
          <w:rFonts w:ascii="Palatino Linotype" w:hAnsi="Palatino Linotype"/>
          <w:noProof/>
          <w:sz w:val="20"/>
          <w:szCs w:val="24"/>
        </w:rPr>
        <w:t>, vol. 2, no. 1, pp. 33–38, 2019, doi: 10.47738/ijiis.v2i1.11.</w:t>
      </w:r>
    </w:p>
    <w:p w14:paraId="74B9ADED"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[16]</w:t>
      </w:r>
      <w:r w:rsidRPr="006D7F00">
        <w:rPr>
          <w:rFonts w:ascii="Palatino Linotype" w:hAnsi="Palatino Linotype"/>
          <w:noProof/>
          <w:sz w:val="20"/>
          <w:szCs w:val="24"/>
        </w:rPr>
        <w:tab/>
        <w:t xml:space="preserve">I. G. I. Sudipa, I. G. M. Darmawiguna, I. M. Dendi, and M. Sanjaya, </w:t>
      </w:r>
      <w:r w:rsidRPr="006D7F00">
        <w:rPr>
          <w:rFonts w:ascii="Palatino Linotype" w:hAnsi="Palatino Linotype"/>
          <w:i/>
          <w:iCs/>
          <w:noProof/>
          <w:sz w:val="20"/>
          <w:szCs w:val="24"/>
        </w:rPr>
        <w:t>Buku ajar data mining</w:t>
      </w:r>
      <w:r w:rsidRPr="006D7F00">
        <w:rPr>
          <w:rFonts w:ascii="Palatino Linotype" w:hAnsi="Palatino Linotype"/>
          <w:noProof/>
          <w:sz w:val="20"/>
          <w:szCs w:val="24"/>
        </w:rPr>
        <w:t>, no. January. 2024.</w:t>
      </w:r>
    </w:p>
    <w:p w14:paraId="12524939"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[17]</w:t>
      </w:r>
      <w:r w:rsidRPr="006D7F00">
        <w:rPr>
          <w:rFonts w:ascii="Palatino Linotype" w:hAnsi="Palatino Linotype"/>
          <w:noProof/>
          <w:sz w:val="20"/>
          <w:szCs w:val="24"/>
        </w:rPr>
        <w:tab/>
        <w:t xml:space="preserve">A. T. Jaka Harjanta and B. A. Herlambang, “Extraction Sentiment Analysis Using naive Bayes Algorithm and Reducing Noise Word applied in Indonesian Language,” </w:t>
      </w:r>
      <w:r w:rsidRPr="006D7F00">
        <w:rPr>
          <w:rFonts w:ascii="Palatino Linotype" w:hAnsi="Palatino Linotype"/>
          <w:i/>
          <w:iCs/>
          <w:noProof/>
          <w:sz w:val="20"/>
          <w:szCs w:val="24"/>
        </w:rPr>
        <w:t>IOP Conf. Ser. Mater. Sci. Eng.</w:t>
      </w:r>
      <w:r w:rsidRPr="006D7F00">
        <w:rPr>
          <w:rFonts w:ascii="Palatino Linotype" w:hAnsi="Palatino Linotype"/>
          <w:noProof/>
          <w:sz w:val="20"/>
          <w:szCs w:val="24"/>
        </w:rPr>
        <w:t>, vol. 835, no. 1, 2020, doi: 10.1088/1757-899X/835/1/012051.</w:t>
      </w:r>
    </w:p>
    <w:p w14:paraId="79CFC760"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[18]</w:t>
      </w:r>
      <w:r w:rsidRPr="006D7F00">
        <w:rPr>
          <w:rFonts w:ascii="Palatino Linotype" w:hAnsi="Palatino Linotype"/>
          <w:noProof/>
          <w:sz w:val="20"/>
          <w:szCs w:val="24"/>
        </w:rPr>
        <w:tab/>
        <w:t xml:space="preserve">P. Thwe, Y. Y. Aung, and C. C. Lwin, “Naïve Bayes Classifier for Sentiment Analysis,” </w:t>
      </w:r>
      <w:r w:rsidRPr="006D7F00">
        <w:rPr>
          <w:rFonts w:ascii="Palatino Linotype" w:hAnsi="Palatino Linotype"/>
          <w:i/>
          <w:iCs/>
          <w:noProof/>
          <w:sz w:val="20"/>
          <w:szCs w:val="24"/>
        </w:rPr>
        <w:t>Int. J. All Res. Writings</w:t>
      </w:r>
      <w:r w:rsidRPr="006D7F00">
        <w:rPr>
          <w:rFonts w:ascii="Palatino Linotype" w:hAnsi="Palatino Linotype"/>
          <w:noProof/>
          <w:sz w:val="20"/>
          <w:szCs w:val="24"/>
        </w:rPr>
        <w:t>, vol. 3, no. 7, pp. 32–35, 2021, [Online]. Available: http://www.ijciras.com/Users/ManuScript/ManuScriptDetails/a9903b84-dfa2-406b-a9c4-7e2a060831c4</w:t>
      </w:r>
    </w:p>
    <w:p w14:paraId="3320AC81"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[19]</w:t>
      </w:r>
      <w:r w:rsidRPr="006D7F00">
        <w:rPr>
          <w:rFonts w:ascii="Palatino Linotype" w:hAnsi="Palatino Linotype"/>
          <w:noProof/>
          <w:sz w:val="20"/>
          <w:szCs w:val="24"/>
        </w:rPr>
        <w:tab/>
        <w:t>R. Friedman, “Tokenization in the Theory of Knowledge,” pp. 380–386, 2023.</w:t>
      </w:r>
    </w:p>
    <w:p w14:paraId="0786A9CF"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[20]</w:t>
      </w:r>
      <w:r w:rsidRPr="006D7F00">
        <w:rPr>
          <w:rFonts w:ascii="Palatino Linotype" w:hAnsi="Palatino Linotype"/>
          <w:noProof/>
          <w:sz w:val="20"/>
          <w:szCs w:val="24"/>
        </w:rPr>
        <w:tab/>
        <w:t xml:space="preserve">R. V. B. Vangara*, K. Thirupathur, and S. P. Vangara, “Opinion Mining Classification u sing Naive Bayes Algorithm,” </w:t>
      </w:r>
      <w:r w:rsidRPr="006D7F00">
        <w:rPr>
          <w:rFonts w:ascii="Palatino Linotype" w:hAnsi="Palatino Linotype"/>
          <w:i/>
          <w:iCs/>
          <w:noProof/>
          <w:sz w:val="20"/>
          <w:szCs w:val="24"/>
        </w:rPr>
        <w:t>Int. J. Innov. Technol. Explor. Eng.</w:t>
      </w:r>
      <w:r w:rsidRPr="006D7F00">
        <w:rPr>
          <w:rFonts w:ascii="Palatino Linotype" w:hAnsi="Palatino Linotype"/>
          <w:noProof/>
          <w:sz w:val="20"/>
          <w:szCs w:val="24"/>
        </w:rPr>
        <w:t>, vol. 9, no. 5, pp. 495–498, 2020, doi: 10.35940/ijitee.e2402.039520.</w:t>
      </w:r>
    </w:p>
    <w:p w14:paraId="542D0E9D"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[21]</w:t>
      </w:r>
      <w:r w:rsidRPr="006D7F00">
        <w:rPr>
          <w:rFonts w:ascii="Palatino Linotype" w:hAnsi="Palatino Linotype"/>
          <w:noProof/>
          <w:sz w:val="20"/>
          <w:szCs w:val="24"/>
        </w:rPr>
        <w:tab/>
        <w:t xml:space="preserve">M. N. Uddin, M. F. Bin Hafi, S. Hossain, and S. M. M. Islam, “Drug Sentiment Analysis using Machine Learning Classifiers,” </w:t>
      </w:r>
      <w:r w:rsidRPr="006D7F00">
        <w:rPr>
          <w:rFonts w:ascii="Palatino Linotype" w:hAnsi="Palatino Linotype"/>
          <w:i/>
          <w:iCs/>
          <w:noProof/>
          <w:sz w:val="20"/>
          <w:szCs w:val="24"/>
        </w:rPr>
        <w:t>Int. J. Adv. Comput. Sci. Appl.</w:t>
      </w:r>
      <w:r w:rsidRPr="006D7F00">
        <w:rPr>
          <w:rFonts w:ascii="Palatino Linotype" w:hAnsi="Palatino Linotype"/>
          <w:noProof/>
          <w:sz w:val="20"/>
          <w:szCs w:val="24"/>
        </w:rPr>
        <w:t>, vol. 13, no. 1, pp. 92–100, 2022, doi: 10.14569/IJACSA.2022.0130112.</w:t>
      </w:r>
    </w:p>
    <w:p w14:paraId="5F968183"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[22]</w:t>
      </w:r>
      <w:r w:rsidRPr="006D7F00">
        <w:rPr>
          <w:rFonts w:ascii="Palatino Linotype" w:hAnsi="Palatino Linotype"/>
          <w:noProof/>
          <w:sz w:val="20"/>
          <w:szCs w:val="24"/>
        </w:rPr>
        <w:tab/>
        <w:t xml:space="preserve">A. B. Mutiara, E. P. Wibowo, and P. I. Santosa, “Improving the accuracy of text classification using stemming method , a case of non ‑ formal Indonesian conversation,” </w:t>
      </w:r>
      <w:r w:rsidRPr="006D7F00">
        <w:rPr>
          <w:rFonts w:ascii="Palatino Linotype" w:hAnsi="Palatino Linotype"/>
          <w:i/>
          <w:iCs/>
          <w:noProof/>
          <w:sz w:val="20"/>
          <w:szCs w:val="24"/>
        </w:rPr>
        <w:t>J. Big Data</w:t>
      </w:r>
      <w:r w:rsidRPr="006D7F00">
        <w:rPr>
          <w:rFonts w:ascii="Palatino Linotype" w:hAnsi="Palatino Linotype"/>
          <w:noProof/>
          <w:sz w:val="20"/>
          <w:szCs w:val="24"/>
        </w:rPr>
        <w:t>, pp. 1–16, 2021, doi: 10.1186/s40537-021-00413-1.</w:t>
      </w:r>
    </w:p>
    <w:p w14:paraId="2BF36EAF"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[23]</w:t>
      </w:r>
      <w:r w:rsidRPr="006D7F00">
        <w:rPr>
          <w:rFonts w:ascii="Palatino Linotype" w:hAnsi="Palatino Linotype"/>
          <w:noProof/>
          <w:sz w:val="20"/>
          <w:szCs w:val="24"/>
        </w:rPr>
        <w:tab/>
        <w:t xml:space="preserve">Z. Xu, D. Shen, T. Nie, and Y. Kou, “A hybrid sampling algorithm combining M-SMOTE and ENN based on Random forest for medical imbalanced data,” </w:t>
      </w:r>
      <w:r w:rsidRPr="006D7F00">
        <w:rPr>
          <w:rFonts w:ascii="Palatino Linotype" w:hAnsi="Palatino Linotype"/>
          <w:i/>
          <w:iCs/>
          <w:noProof/>
          <w:sz w:val="20"/>
          <w:szCs w:val="24"/>
        </w:rPr>
        <w:t>J. Biomed. Inform.</w:t>
      </w:r>
      <w:r w:rsidRPr="006D7F00">
        <w:rPr>
          <w:rFonts w:ascii="Palatino Linotype" w:hAnsi="Palatino Linotype"/>
          <w:noProof/>
          <w:sz w:val="20"/>
          <w:szCs w:val="24"/>
        </w:rPr>
        <w:t>, vol. 107, no. June, p. 103465, 2020, doi: 10.1016/j.jbi.2020.103465.</w:t>
      </w:r>
    </w:p>
    <w:p w14:paraId="34E9FF39"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szCs w:val="24"/>
        </w:rPr>
      </w:pPr>
      <w:r w:rsidRPr="006D7F00">
        <w:rPr>
          <w:rFonts w:ascii="Palatino Linotype" w:hAnsi="Palatino Linotype"/>
          <w:noProof/>
          <w:sz w:val="20"/>
          <w:szCs w:val="24"/>
        </w:rPr>
        <w:t>[24]</w:t>
      </w:r>
      <w:r w:rsidRPr="006D7F00">
        <w:rPr>
          <w:rFonts w:ascii="Palatino Linotype" w:hAnsi="Palatino Linotype"/>
          <w:noProof/>
          <w:sz w:val="20"/>
          <w:szCs w:val="24"/>
        </w:rPr>
        <w:tab/>
        <w:t xml:space="preserve">Hermanto, A. Y. Kuntoro, T. Asra, E. B. Pratama, L. Effendi, and R. Ocanitra, “Gojek and Grab User Sentiment Analysis on Google Play Using Naive Bayes Algorithm and Support Vector Machine Based Smote Technique,” </w:t>
      </w:r>
      <w:r w:rsidRPr="006D7F00">
        <w:rPr>
          <w:rFonts w:ascii="Palatino Linotype" w:hAnsi="Palatino Linotype"/>
          <w:i/>
          <w:iCs/>
          <w:noProof/>
          <w:sz w:val="20"/>
          <w:szCs w:val="24"/>
        </w:rPr>
        <w:t>J. Phys. Conf. Ser.</w:t>
      </w:r>
      <w:r w:rsidRPr="006D7F00">
        <w:rPr>
          <w:rFonts w:ascii="Palatino Linotype" w:hAnsi="Palatino Linotype"/>
          <w:noProof/>
          <w:sz w:val="20"/>
          <w:szCs w:val="24"/>
        </w:rPr>
        <w:t>, vol. 1641, no. 1, 2020, doi: 10.1088/1742-6596/1641/1/012102.</w:t>
      </w:r>
    </w:p>
    <w:p w14:paraId="0FF10AC5" w14:textId="77777777" w:rsidR="006D7F00" w:rsidRPr="006D7F00" w:rsidRDefault="006D7F00" w:rsidP="006D7F00">
      <w:pPr>
        <w:widowControl w:val="0"/>
        <w:autoSpaceDE w:val="0"/>
        <w:autoSpaceDN w:val="0"/>
        <w:adjustRightInd w:val="0"/>
        <w:spacing w:after="120" w:line="240" w:lineRule="auto"/>
        <w:ind w:left="640" w:hanging="640"/>
        <w:rPr>
          <w:rFonts w:ascii="Palatino Linotype" w:hAnsi="Palatino Linotype"/>
          <w:noProof/>
          <w:sz w:val="20"/>
        </w:rPr>
      </w:pPr>
      <w:r w:rsidRPr="006D7F00">
        <w:rPr>
          <w:rFonts w:ascii="Palatino Linotype" w:hAnsi="Palatino Linotype"/>
          <w:noProof/>
          <w:sz w:val="20"/>
          <w:szCs w:val="24"/>
        </w:rPr>
        <w:t>[25]</w:t>
      </w:r>
      <w:r w:rsidRPr="006D7F00">
        <w:rPr>
          <w:rFonts w:ascii="Palatino Linotype" w:hAnsi="Palatino Linotype"/>
          <w:noProof/>
          <w:sz w:val="20"/>
          <w:szCs w:val="24"/>
        </w:rPr>
        <w:tab/>
        <w:t xml:space="preserve">Y. Kalmukov, “Using Word Clouds for Fast Identification of Papers’ Subject Domain and Reviewers’ Competences 15,” </w:t>
      </w:r>
      <w:r w:rsidRPr="006D7F00">
        <w:rPr>
          <w:rFonts w:ascii="Palatino Linotype" w:hAnsi="Palatino Linotype"/>
          <w:i/>
          <w:iCs/>
          <w:noProof/>
          <w:sz w:val="20"/>
          <w:szCs w:val="24"/>
        </w:rPr>
        <w:t>Proc. Univ. Ruse</w:t>
      </w:r>
      <w:r w:rsidRPr="006D7F00">
        <w:rPr>
          <w:rFonts w:ascii="Palatino Linotype" w:hAnsi="Palatino Linotype"/>
          <w:noProof/>
          <w:sz w:val="20"/>
          <w:szCs w:val="24"/>
        </w:rPr>
        <w:t>, vol. 60, pp. 114–119, 2021.</w:t>
      </w:r>
    </w:p>
    <w:p w14:paraId="4EF87A18" w14:textId="4595E960" w:rsidR="00952BD6" w:rsidRDefault="00952BD6" w:rsidP="00C309D5">
      <w:pPr>
        <w:widowControl w:val="0"/>
        <w:autoSpaceDE w:val="0"/>
        <w:autoSpaceDN w:val="0"/>
        <w:adjustRightInd w:val="0"/>
        <w:spacing w:after="120" w:line="240" w:lineRule="auto"/>
        <w:jc w:val="both"/>
        <w:rPr>
          <w:szCs w:val="20"/>
        </w:rPr>
      </w:pPr>
      <w:r>
        <w:rPr>
          <w:szCs w:val="20"/>
        </w:rPr>
        <w:fldChar w:fldCharType="end"/>
      </w:r>
    </w:p>
    <w:p w14:paraId="2D70D5CB" w14:textId="77777777" w:rsidR="00952BD6" w:rsidRDefault="00952BD6" w:rsidP="00952BD6">
      <w:pPr>
        <w:pStyle w:val="DAFTARPUSTAKA"/>
        <w:ind w:left="0" w:firstLine="0"/>
        <w:rPr>
          <w:szCs w:val="20"/>
        </w:rPr>
      </w:pPr>
    </w:p>
    <w:p w14:paraId="5CC695E0" w14:textId="77777777" w:rsidR="00952BD6" w:rsidRPr="001C5FC5" w:rsidRDefault="00952BD6" w:rsidP="00952BD6">
      <w:pPr>
        <w:pStyle w:val="Heading5"/>
        <w:jc w:val="center"/>
        <w:rPr>
          <w:rFonts w:ascii="Palatino Linotype" w:hAnsi="Palatino Linotype"/>
          <w:b/>
          <w:bCs/>
          <w:color w:val="auto"/>
        </w:rPr>
      </w:pPr>
      <w:r w:rsidRPr="001C5FC5">
        <w:rPr>
          <w:rFonts w:ascii="Palatino Linotype" w:hAnsi="Palatino Linotype"/>
          <w:b/>
          <w:bCs/>
          <w:color w:val="auto"/>
        </w:rPr>
        <w:t>SUBMISSION CHECK-LIST</w:t>
      </w:r>
    </w:p>
    <w:p w14:paraId="49709701" w14:textId="77777777" w:rsidR="00952BD6" w:rsidRPr="00194BB4" w:rsidRDefault="00952BD6" w:rsidP="00952BD6">
      <w:pPr>
        <w:pStyle w:val="Equation"/>
        <w:rPr>
          <w:rFonts w:ascii="Garamond" w:hAnsi="Garamond"/>
        </w:rPr>
      </w:pPr>
      <w:r w:rsidRPr="00194BB4">
        <w:rPr>
          <w:rFonts w:ascii="Garamond" w:hAnsi="Garamond"/>
        </w:rPr>
        <w:t>All ite</w:t>
      </w:r>
      <w:r w:rsidRPr="00194BB4">
        <w:rPr>
          <w:rFonts w:ascii="Garamond" w:hAnsi="Garamond"/>
          <w:spacing w:val="1"/>
        </w:rPr>
        <w:t>m</w:t>
      </w:r>
      <w:r w:rsidRPr="00194BB4">
        <w:rPr>
          <w:rFonts w:ascii="Garamond" w:hAnsi="Garamond"/>
        </w:rPr>
        <w:t>s</w:t>
      </w:r>
      <w:r w:rsidRPr="00194BB4">
        <w:rPr>
          <w:rFonts w:ascii="Garamond" w:hAnsi="Garamond"/>
          <w:spacing w:val="-2"/>
        </w:rPr>
        <w:t xml:space="preserve"> </w:t>
      </w:r>
      <w:r w:rsidRPr="00194BB4">
        <w:rPr>
          <w:rFonts w:ascii="Garamond" w:hAnsi="Garamond"/>
          <w:spacing w:val="1"/>
        </w:rPr>
        <w:t>m</w:t>
      </w:r>
      <w:r w:rsidRPr="00194BB4">
        <w:rPr>
          <w:rFonts w:ascii="Garamond" w:hAnsi="Garamond"/>
        </w:rPr>
        <w:t>u</w:t>
      </w:r>
      <w:r w:rsidRPr="00194BB4">
        <w:rPr>
          <w:rFonts w:ascii="Garamond" w:hAnsi="Garamond"/>
          <w:spacing w:val="-2"/>
        </w:rPr>
        <w:t>s</w:t>
      </w:r>
      <w:r w:rsidRPr="00194BB4">
        <w:rPr>
          <w:rFonts w:ascii="Garamond" w:hAnsi="Garamond"/>
        </w:rPr>
        <w:t>t</w:t>
      </w:r>
      <w:r w:rsidRPr="00194BB4">
        <w:rPr>
          <w:rFonts w:ascii="Garamond" w:hAnsi="Garamond"/>
          <w:spacing w:val="1"/>
        </w:rPr>
        <w:t xml:space="preserve"> </w:t>
      </w:r>
      <w:r w:rsidRPr="00194BB4">
        <w:rPr>
          <w:rFonts w:ascii="Garamond" w:hAnsi="Garamond"/>
        </w:rPr>
        <w:t xml:space="preserve">be YES before submitting </w:t>
      </w:r>
      <w:r>
        <w:rPr>
          <w:rFonts w:ascii="Garamond" w:hAnsi="Garamond"/>
        </w:rPr>
        <w:t xml:space="preserve">this task </w:t>
      </w:r>
      <w:r w:rsidRPr="00194BB4">
        <w:rPr>
          <w:rFonts w:ascii="Garamond" w:hAnsi="Garamond"/>
        </w:rPr>
        <w:t>in order to make sure a manuscript well-prepared within a high standard. Please put X in column Yes after checking each item</w:t>
      </w:r>
    </w:p>
    <w:p w14:paraId="7F5DD907" w14:textId="77777777" w:rsidR="00952BD6" w:rsidRPr="007E51ED" w:rsidRDefault="00952BD6" w:rsidP="00952BD6">
      <w:pPr>
        <w:spacing w:before="16"/>
        <w:ind w:right="118"/>
        <w:rPr>
          <w:iCs/>
          <w:sz w:val="24"/>
          <w:szCs w:val="24"/>
        </w:rPr>
      </w:pPr>
    </w:p>
    <w:tbl>
      <w:tblPr>
        <w:tblW w:w="8400" w:type="dxa"/>
        <w:tblInd w:w="99" w:type="dxa"/>
        <w:tblLayout w:type="fixed"/>
        <w:tblCellMar>
          <w:left w:w="0" w:type="dxa"/>
          <w:right w:w="0" w:type="dxa"/>
        </w:tblCellMar>
        <w:tblLook w:val="01E0" w:firstRow="1" w:lastRow="1" w:firstColumn="1" w:lastColumn="1" w:noHBand="0" w:noVBand="0"/>
      </w:tblPr>
      <w:tblGrid>
        <w:gridCol w:w="583"/>
        <w:gridCol w:w="6400"/>
        <w:gridCol w:w="709"/>
        <w:gridCol w:w="708"/>
      </w:tblGrid>
      <w:tr w:rsidR="00952BD6" w:rsidRPr="005B4599" w14:paraId="6DB43457" w14:textId="77777777" w:rsidTr="00021244">
        <w:trPr>
          <w:trHeight w:hRule="exact" w:val="254"/>
        </w:trPr>
        <w:tc>
          <w:tcPr>
            <w:tcW w:w="6983" w:type="dxa"/>
            <w:gridSpan w:val="2"/>
            <w:tcBorders>
              <w:top w:val="single" w:sz="5" w:space="0" w:color="000000"/>
              <w:left w:val="single" w:sz="5" w:space="0" w:color="000000"/>
              <w:bottom w:val="single" w:sz="5" w:space="0" w:color="000000"/>
              <w:right w:val="single" w:sz="5" w:space="0" w:color="000000"/>
            </w:tcBorders>
            <w:shd w:val="clear" w:color="auto" w:fill="C5E0B3"/>
          </w:tcPr>
          <w:p w14:paraId="4E5BCF50" w14:textId="77777777" w:rsidR="00952BD6" w:rsidRPr="005B4599" w:rsidRDefault="00952BD6" w:rsidP="00021244">
            <w:pPr>
              <w:ind w:left="3176" w:right="2406"/>
              <w:rPr>
                <w:rFonts w:ascii="Palatino Linotype" w:hAnsi="Palatino Linotype"/>
                <w:sz w:val="20"/>
                <w:szCs w:val="20"/>
              </w:rPr>
            </w:pPr>
            <w:r w:rsidRPr="005B4599">
              <w:rPr>
                <w:rFonts w:ascii="Palatino Linotype" w:hAnsi="Palatino Linotype"/>
                <w:b/>
                <w:sz w:val="20"/>
                <w:szCs w:val="20"/>
              </w:rPr>
              <w:t>G</w:t>
            </w:r>
            <w:r w:rsidRPr="005B4599">
              <w:rPr>
                <w:rFonts w:ascii="Palatino Linotype" w:hAnsi="Palatino Linotype"/>
                <w:b/>
                <w:spacing w:val="1"/>
                <w:sz w:val="20"/>
                <w:szCs w:val="20"/>
              </w:rPr>
              <w:t>en</w:t>
            </w:r>
            <w:r w:rsidRPr="005B4599">
              <w:rPr>
                <w:rFonts w:ascii="Palatino Linotype" w:hAnsi="Palatino Linotype"/>
                <w:b/>
                <w:sz w:val="20"/>
                <w:szCs w:val="20"/>
              </w:rPr>
              <w:t>e</w:t>
            </w:r>
            <w:r w:rsidRPr="005B4599">
              <w:rPr>
                <w:rFonts w:ascii="Palatino Linotype" w:hAnsi="Palatino Linotype"/>
                <w:b/>
                <w:spacing w:val="1"/>
                <w:sz w:val="20"/>
                <w:szCs w:val="20"/>
              </w:rPr>
              <w:t>r</w:t>
            </w:r>
            <w:r w:rsidRPr="005B4599">
              <w:rPr>
                <w:rFonts w:ascii="Palatino Linotype" w:hAnsi="Palatino Linotype"/>
                <w:b/>
                <w:sz w:val="20"/>
                <w:szCs w:val="20"/>
              </w:rPr>
              <w:t>al</w:t>
            </w:r>
            <w:r w:rsidRPr="005B4599">
              <w:rPr>
                <w:rFonts w:ascii="Palatino Linotype" w:hAnsi="Palatino Linotype"/>
                <w:b/>
                <w:spacing w:val="-7"/>
                <w:sz w:val="20"/>
                <w:szCs w:val="20"/>
              </w:rPr>
              <w:t xml:space="preserve"> </w:t>
            </w:r>
            <w:r w:rsidRPr="005B4599">
              <w:rPr>
                <w:rFonts w:ascii="Palatino Linotype" w:hAnsi="Palatino Linotype"/>
                <w:b/>
                <w:w w:val="99"/>
                <w:sz w:val="20"/>
                <w:szCs w:val="20"/>
              </w:rPr>
              <w:t>Fo</w:t>
            </w:r>
            <w:r w:rsidRPr="005B4599">
              <w:rPr>
                <w:rFonts w:ascii="Palatino Linotype" w:hAnsi="Palatino Linotype"/>
                <w:b/>
                <w:spacing w:val="1"/>
                <w:w w:val="99"/>
                <w:sz w:val="20"/>
                <w:szCs w:val="20"/>
              </w:rPr>
              <w:t>rm</w:t>
            </w:r>
            <w:r w:rsidRPr="005B4599">
              <w:rPr>
                <w:rFonts w:ascii="Palatino Linotype" w:hAnsi="Palatino Linotype"/>
                <w:b/>
                <w:w w:val="99"/>
                <w:sz w:val="20"/>
                <w:szCs w:val="20"/>
              </w:rPr>
              <w:t>at</w:t>
            </w:r>
          </w:p>
        </w:tc>
        <w:tc>
          <w:tcPr>
            <w:tcW w:w="709" w:type="dxa"/>
            <w:tcBorders>
              <w:top w:val="single" w:sz="5" w:space="0" w:color="000000"/>
              <w:left w:val="single" w:sz="5" w:space="0" w:color="000000"/>
              <w:bottom w:val="single" w:sz="5" w:space="0" w:color="000000"/>
              <w:right w:val="single" w:sz="5" w:space="0" w:color="000000"/>
            </w:tcBorders>
            <w:shd w:val="clear" w:color="auto" w:fill="C5E0B3"/>
          </w:tcPr>
          <w:p w14:paraId="332D0DF3"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shd w:val="clear" w:color="auto" w:fill="C5E0B3"/>
          </w:tcPr>
          <w:p w14:paraId="627CED9B" w14:textId="77777777" w:rsidR="00952BD6" w:rsidRPr="005B4599" w:rsidRDefault="00952BD6" w:rsidP="00021244">
            <w:pPr>
              <w:jc w:val="center"/>
              <w:rPr>
                <w:rFonts w:ascii="Palatino Linotype" w:hAnsi="Palatino Linotype"/>
                <w:sz w:val="20"/>
                <w:szCs w:val="20"/>
              </w:rPr>
            </w:pPr>
          </w:p>
        </w:tc>
      </w:tr>
      <w:tr w:rsidR="00952BD6" w:rsidRPr="005B4599" w14:paraId="411760AF" w14:textId="77777777" w:rsidTr="00021244">
        <w:trPr>
          <w:trHeight w:hRule="exact" w:val="260"/>
        </w:trPr>
        <w:tc>
          <w:tcPr>
            <w:tcW w:w="583" w:type="dxa"/>
            <w:tcBorders>
              <w:top w:val="single" w:sz="5" w:space="0" w:color="000000"/>
              <w:left w:val="single" w:sz="5" w:space="0" w:color="000000"/>
              <w:bottom w:val="single" w:sz="5" w:space="0" w:color="000000"/>
              <w:right w:val="single" w:sz="5" w:space="0" w:color="000000"/>
            </w:tcBorders>
            <w:shd w:val="clear" w:color="auto" w:fill="DBDBDB"/>
          </w:tcPr>
          <w:p w14:paraId="3548D010" w14:textId="77777777" w:rsidR="00952BD6" w:rsidRPr="005B4599" w:rsidRDefault="00952BD6" w:rsidP="00021244">
            <w:pPr>
              <w:ind w:left="153"/>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c>
          <w:tcPr>
            <w:tcW w:w="6400" w:type="dxa"/>
            <w:tcBorders>
              <w:top w:val="single" w:sz="5" w:space="0" w:color="000000"/>
              <w:left w:val="single" w:sz="5" w:space="0" w:color="000000"/>
              <w:bottom w:val="single" w:sz="5" w:space="0" w:color="000000"/>
              <w:right w:val="single" w:sz="5" w:space="0" w:color="000000"/>
            </w:tcBorders>
            <w:shd w:val="clear" w:color="auto" w:fill="DBDBDB"/>
          </w:tcPr>
          <w:p w14:paraId="4562C35D" w14:textId="77777777" w:rsidR="00952BD6" w:rsidRPr="005B4599" w:rsidRDefault="00952BD6" w:rsidP="00021244">
            <w:pPr>
              <w:ind w:left="102"/>
              <w:rPr>
                <w:rFonts w:ascii="Palatino Linotype" w:eastAsia="Courier New" w:hAnsi="Palatino Linotype"/>
                <w:sz w:val="20"/>
                <w:szCs w:val="20"/>
              </w:rPr>
            </w:pPr>
            <w:r w:rsidRPr="005B4599">
              <w:rPr>
                <w:rFonts w:ascii="Palatino Linotype" w:eastAsia="Courier New" w:hAnsi="Palatino Linotype"/>
                <w:b/>
                <w:position w:val="2"/>
                <w:sz w:val="20"/>
                <w:szCs w:val="20"/>
              </w:rPr>
              <w:t>Item</w:t>
            </w:r>
          </w:p>
        </w:tc>
        <w:tc>
          <w:tcPr>
            <w:tcW w:w="709" w:type="dxa"/>
            <w:tcBorders>
              <w:top w:val="single" w:sz="5" w:space="0" w:color="000000"/>
              <w:left w:val="single" w:sz="5" w:space="0" w:color="000000"/>
              <w:bottom w:val="single" w:sz="5" w:space="0" w:color="000000"/>
              <w:right w:val="single" w:sz="5" w:space="0" w:color="000000"/>
            </w:tcBorders>
            <w:shd w:val="clear" w:color="auto" w:fill="DBDBDB"/>
          </w:tcPr>
          <w:p w14:paraId="78EDA08C" w14:textId="77777777" w:rsidR="00952BD6" w:rsidRPr="005B4599" w:rsidRDefault="00952BD6" w:rsidP="00021244">
            <w:pPr>
              <w:ind w:left="102"/>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Yes</w:t>
            </w:r>
          </w:p>
        </w:tc>
        <w:tc>
          <w:tcPr>
            <w:tcW w:w="708" w:type="dxa"/>
            <w:tcBorders>
              <w:top w:val="single" w:sz="5" w:space="0" w:color="000000"/>
              <w:left w:val="single" w:sz="5" w:space="0" w:color="000000"/>
              <w:bottom w:val="single" w:sz="5" w:space="0" w:color="000000"/>
              <w:right w:val="single" w:sz="5" w:space="0" w:color="000000"/>
            </w:tcBorders>
            <w:shd w:val="clear" w:color="auto" w:fill="DBDBDB"/>
          </w:tcPr>
          <w:p w14:paraId="4F350BED" w14:textId="77777777" w:rsidR="00952BD6" w:rsidRPr="005B4599" w:rsidRDefault="00952BD6" w:rsidP="00021244">
            <w:pPr>
              <w:ind w:left="100"/>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r>
      <w:tr w:rsidR="00952BD6" w:rsidRPr="005B4599" w14:paraId="07565085"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38E4EE65"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1</w:t>
            </w:r>
          </w:p>
        </w:tc>
        <w:tc>
          <w:tcPr>
            <w:tcW w:w="6400" w:type="dxa"/>
            <w:tcBorders>
              <w:top w:val="single" w:sz="5" w:space="0" w:color="000000"/>
              <w:left w:val="single" w:sz="5" w:space="0" w:color="000000"/>
              <w:bottom w:val="single" w:sz="5" w:space="0" w:color="000000"/>
              <w:right w:val="single" w:sz="5" w:space="0" w:color="000000"/>
            </w:tcBorders>
          </w:tcPr>
          <w:p w14:paraId="419A63D8"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I have prepared the manuscript using “</w:t>
            </w:r>
            <w:r>
              <w:rPr>
                <w:rFonts w:ascii="Palatino Linotype" w:hAnsi="Palatino Linotype"/>
                <w:position w:val="1"/>
                <w:sz w:val="20"/>
                <w:szCs w:val="20"/>
              </w:rPr>
              <w:t>DataMining</w:t>
            </w:r>
            <w:r w:rsidRPr="005B4599">
              <w:rPr>
                <w:rFonts w:ascii="Palatino Linotype" w:hAnsi="Palatino Linotype"/>
                <w:position w:val="1"/>
                <w:sz w:val="20"/>
                <w:szCs w:val="20"/>
              </w:rPr>
              <w:t xml:space="preserve">-Template.docx” </w:t>
            </w:r>
          </w:p>
        </w:tc>
        <w:tc>
          <w:tcPr>
            <w:tcW w:w="709" w:type="dxa"/>
            <w:tcBorders>
              <w:top w:val="single" w:sz="5" w:space="0" w:color="000000"/>
              <w:left w:val="single" w:sz="5" w:space="0" w:color="000000"/>
              <w:bottom w:val="single" w:sz="5" w:space="0" w:color="000000"/>
              <w:right w:val="single" w:sz="5" w:space="0" w:color="000000"/>
            </w:tcBorders>
          </w:tcPr>
          <w:p w14:paraId="5AF5366D" w14:textId="77777777" w:rsidR="00952BD6" w:rsidRPr="005B4599" w:rsidRDefault="00952BD6" w:rsidP="00021244">
            <w:pPr>
              <w:jc w:val="center"/>
              <w:rPr>
                <w:rFonts w:ascii="Palatino Linotype" w:hAnsi="Palatino Linotype"/>
                <w:sz w:val="20"/>
                <w:szCs w:val="20"/>
              </w:rPr>
            </w:pPr>
            <w:r>
              <w:rPr>
                <w:rFonts w:ascii="Palatino Linotype" w:hAnsi="Palatino Linotype"/>
                <w:sz w:val="20"/>
                <w:szCs w:val="20"/>
              </w:rPr>
              <w:t>YES</w:t>
            </w:r>
          </w:p>
        </w:tc>
        <w:tc>
          <w:tcPr>
            <w:tcW w:w="708" w:type="dxa"/>
            <w:tcBorders>
              <w:top w:val="single" w:sz="5" w:space="0" w:color="000000"/>
              <w:left w:val="single" w:sz="5" w:space="0" w:color="000000"/>
              <w:bottom w:val="single" w:sz="5" w:space="0" w:color="000000"/>
              <w:right w:val="single" w:sz="5" w:space="0" w:color="000000"/>
            </w:tcBorders>
          </w:tcPr>
          <w:p w14:paraId="0C35CF17" w14:textId="77777777" w:rsidR="00952BD6" w:rsidRPr="005B4599" w:rsidRDefault="00952BD6" w:rsidP="00021244">
            <w:pPr>
              <w:jc w:val="center"/>
              <w:rPr>
                <w:rFonts w:ascii="Palatino Linotype" w:hAnsi="Palatino Linotype"/>
                <w:sz w:val="20"/>
                <w:szCs w:val="20"/>
              </w:rPr>
            </w:pPr>
          </w:p>
        </w:tc>
      </w:tr>
      <w:tr w:rsidR="00952BD6" w:rsidRPr="005B4599" w14:paraId="22FA7B74" w14:textId="77777777" w:rsidTr="00021244">
        <w:trPr>
          <w:trHeight w:hRule="exact" w:val="642"/>
        </w:trPr>
        <w:tc>
          <w:tcPr>
            <w:tcW w:w="583" w:type="dxa"/>
            <w:tcBorders>
              <w:top w:val="single" w:sz="5" w:space="0" w:color="000000"/>
              <w:left w:val="single" w:sz="5" w:space="0" w:color="000000"/>
              <w:bottom w:val="single" w:sz="5" w:space="0" w:color="000000"/>
              <w:right w:val="single" w:sz="5" w:space="0" w:color="000000"/>
            </w:tcBorders>
          </w:tcPr>
          <w:p w14:paraId="155BA369"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2</w:t>
            </w:r>
          </w:p>
        </w:tc>
        <w:tc>
          <w:tcPr>
            <w:tcW w:w="6400" w:type="dxa"/>
            <w:tcBorders>
              <w:top w:val="single" w:sz="5" w:space="0" w:color="000000"/>
              <w:left w:val="single" w:sz="5" w:space="0" w:color="000000"/>
              <w:bottom w:val="single" w:sz="5" w:space="0" w:color="000000"/>
              <w:right w:val="single" w:sz="5" w:space="0" w:color="000000"/>
            </w:tcBorders>
          </w:tcPr>
          <w:p w14:paraId="7798A33F"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The manuscript is written in single</w:t>
            </w:r>
            <w:r w:rsidRPr="005B4599">
              <w:rPr>
                <w:rFonts w:ascii="Palatino Linotype" w:hAnsi="Palatino Linotype"/>
                <w:spacing w:val="-4"/>
                <w:position w:val="1"/>
                <w:sz w:val="20"/>
                <w:szCs w:val="20"/>
              </w:rPr>
              <w:t xml:space="preserve"> or double </w:t>
            </w:r>
            <w:r w:rsidRPr="005B4599">
              <w:rPr>
                <w:rFonts w:ascii="Palatino Linotype" w:hAnsi="Palatino Linotype"/>
                <w:position w:val="1"/>
                <w:sz w:val="20"/>
                <w:szCs w:val="20"/>
              </w:rPr>
              <w:t>c</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l</w:t>
            </w:r>
            <w:r w:rsidRPr="005B4599">
              <w:rPr>
                <w:rFonts w:ascii="Palatino Linotype" w:hAnsi="Palatino Linotype"/>
                <w:spacing w:val="1"/>
                <w:position w:val="1"/>
                <w:sz w:val="20"/>
                <w:szCs w:val="20"/>
              </w:rPr>
              <w:t>u</w:t>
            </w:r>
            <w:r w:rsidRPr="005B4599">
              <w:rPr>
                <w:rFonts w:ascii="Palatino Linotype" w:hAnsi="Palatino Linotype"/>
                <w:spacing w:val="-1"/>
                <w:position w:val="1"/>
                <w:sz w:val="20"/>
                <w:szCs w:val="20"/>
              </w:rPr>
              <w:t>m</w:t>
            </w:r>
            <w:r w:rsidRPr="005B4599">
              <w:rPr>
                <w:rFonts w:ascii="Palatino Linotype" w:hAnsi="Palatino Linotype"/>
                <w:spacing w:val="1"/>
                <w:position w:val="1"/>
                <w:sz w:val="20"/>
                <w:szCs w:val="20"/>
              </w:rPr>
              <w:t xml:space="preserve">n using </w:t>
            </w:r>
            <w:r>
              <w:rPr>
                <w:rFonts w:ascii="Palatino Linotype" w:hAnsi="Palatino Linotype"/>
                <w:spacing w:val="1"/>
                <w:position w:val="1"/>
                <w:sz w:val="20"/>
                <w:szCs w:val="20"/>
              </w:rPr>
              <w:t>Palatino Linotype</w:t>
            </w:r>
            <w:r w:rsidRPr="005B4599">
              <w:rPr>
                <w:rFonts w:ascii="Palatino Linotype" w:hAnsi="Palatino Linotype"/>
                <w:position w:val="1"/>
                <w:sz w:val="20"/>
                <w:szCs w:val="20"/>
              </w:rPr>
              <w:t>10</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p</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 xml:space="preserve"> f</w:t>
            </w:r>
            <w:r w:rsidRPr="005B4599">
              <w:rPr>
                <w:rFonts w:ascii="Palatino Linotype" w:hAnsi="Palatino Linotype"/>
                <w:position w:val="1"/>
                <w:sz w:val="20"/>
                <w:szCs w:val="20"/>
              </w:rPr>
              <w:t>o</w:t>
            </w:r>
            <w:r w:rsidRPr="005B4599">
              <w:rPr>
                <w:rFonts w:ascii="Palatino Linotype" w:hAnsi="Palatino Linotype"/>
                <w:spacing w:val="3"/>
                <w:position w:val="1"/>
                <w:sz w:val="20"/>
                <w:szCs w:val="20"/>
              </w:rPr>
              <w:t>n</w:t>
            </w:r>
            <w:r w:rsidRPr="005B4599">
              <w:rPr>
                <w:rFonts w:ascii="Palatino Linotype" w:hAnsi="Palatino Linotype"/>
                <w:position w:val="1"/>
                <w:sz w:val="20"/>
                <w:szCs w:val="20"/>
              </w:rPr>
              <w:t>t</w:t>
            </w:r>
          </w:p>
        </w:tc>
        <w:tc>
          <w:tcPr>
            <w:tcW w:w="709" w:type="dxa"/>
            <w:tcBorders>
              <w:top w:val="single" w:sz="5" w:space="0" w:color="000000"/>
              <w:left w:val="single" w:sz="5" w:space="0" w:color="000000"/>
              <w:bottom w:val="single" w:sz="5" w:space="0" w:color="000000"/>
              <w:right w:val="single" w:sz="5" w:space="0" w:color="000000"/>
            </w:tcBorders>
          </w:tcPr>
          <w:p w14:paraId="35BB9941"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8F325B5" w14:textId="77777777" w:rsidR="00952BD6" w:rsidRPr="005B4599" w:rsidRDefault="00952BD6" w:rsidP="00021244">
            <w:pPr>
              <w:jc w:val="center"/>
              <w:rPr>
                <w:rFonts w:ascii="Palatino Linotype" w:hAnsi="Palatino Linotype"/>
                <w:sz w:val="20"/>
                <w:szCs w:val="20"/>
              </w:rPr>
            </w:pPr>
          </w:p>
        </w:tc>
      </w:tr>
      <w:tr w:rsidR="00952BD6" w:rsidRPr="005B4599" w14:paraId="2F35E575" w14:textId="77777777" w:rsidTr="00021244">
        <w:trPr>
          <w:trHeight w:hRule="exact" w:val="271"/>
        </w:trPr>
        <w:tc>
          <w:tcPr>
            <w:tcW w:w="583" w:type="dxa"/>
            <w:tcBorders>
              <w:top w:val="single" w:sz="5" w:space="0" w:color="000000"/>
              <w:left w:val="single" w:sz="5" w:space="0" w:color="000000"/>
              <w:bottom w:val="single" w:sz="5" w:space="0" w:color="000000"/>
              <w:right w:val="single" w:sz="5" w:space="0" w:color="000000"/>
            </w:tcBorders>
          </w:tcPr>
          <w:p w14:paraId="7E5EDDCA"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3</w:t>
            </w:r>
          </w:p>
        </w:tc>
        <w:tc>
          <w:tcPr>
            <w:tcW w:w="6400" w:type="dxa"/>
            <w:tcBorders>
              <w:top w:val="single" w:sz="5" w:space="0" w:color="000000"/>
              <w:left w:val="single" w:sz="5" w:space="0" w:color="000000"/>
              <w:bottom w:val="single" w:sz="5" w:space="0" w:color="000000"/>
              <w:right w:val="single" w:sz="5" w:space="0" w:color="000000"/>
            </w:tcBorders>
          </w:tcPr>
          <w:p w14:paraId="186F879F"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Title</w:t>
            </w:r>
            <w:r w:rsidRPr="005B4599">
              <w:rPr>
                <w:rFonts w:ascii="Palatino Linotype" w:hAnsi="Palatino Linotype"/>
                <w:spacing w:val="-2"/>
                <w:position w:val="1"/>
                <w:sz w:val="20"/>
                <w:szCs w:val="20"/>
              </w:rPr>
              <w:t xml:space="preserve"> is </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c</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w:t>
            </w:r>
            <w:r w:rsidRPr="005B4599">
              <w:rPr>
                <w:rFonts w:ascii="Palatino Linotype" w:hAnsi="Palatino Linotype"/>
                <w:spacing w:val="-8"/>
                <w:position w:val="1"/>
                <w:sz w:val="20"/>
                <w:szCs w:val="20"/>
              </w:rPr>
              <w:t xml:space="preserve"> </w:t>
            </w:r>
            <w:r w:rsidRPr="005B4599">
              <w:rPr>
                <w:rFonts w:ascii="Palatino Linotype" w:hAnsi="Palatino Linotype"/>
                <w:position w:val="1"/>
                <w:sz w:val="20"/>
                <w:szCs w:val="20"/>
              </w:rPr>
              <w:t>with</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t</w:t>
            </w:r>
            <w:r w:rsidRPr="005B4599">
              <w:rPr>
                <w:rFonts w:ascii="Palatino Linotype" w:hAnsi="Palatino Linotype"/>
                <w:spacing w:val="3"/>
                <w:position w:val="1"/>
                <w:sz w:val="20"/>
                <w:szCs w:val="20"/>
              </w:rPr>
              <w: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foc</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s</w:t>
            </w:r>
            <w:r w:rsidRPr="005B4599">
              <w:rPr>
                <w:rFonts w:ascii="Palatino Linotype" w:hAnsi="Palatino Linotype"/>
                <w:spacing w:val="-5"/>
                <w:position w:val="1"/>
                <w:sz w:val="20"/>
                <w:szCs w:val="20"/>
              </w:rPr>
              <w:t xml:space="preserve"> </w:t>
            </w:r>
            <w:r w:rsidRPr="005B4599">
              <w:rPr>
                <w:rFonts w:ascii="Palatino Linotype" w:hAnsi="Palatino Linotype"/>
                <w:spacing w:val="3"/>
                <w:position w:val="1"/>
                <w:sz w:val="20"/>
                <w:szCs w:val="20"/>
              </w:rPr>
              <w:t>o</w:t>
            </w:r>
            <w:r w:rsidRPr="005B4599">
              <w:rPr>
                <w:rFonts w:ascii="Palatino Linotype" w:hAnsi="Palatino Linotype"/>
                <w:position w:val="1"/>
                <w:sz w:val="20"/>
                <w:szCs w:val="20"/>
              </w:rPr>
              <w:t>f</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ma</w:t>
            </w:r>
            <w:r w:rsidRPr="005B4599">
              <w:rPr>
                <w:rFonts w:ascii="Palatino Linotype" w:hAnsi="Palatino Linotype"/>
                <w:spacing w:val="1"/>
                <w:position w:val="1"/>
                <w:sz w:val="20"/>
                <w:szCs w:val="20"/>
              </w:rPr>
              <w:t>nu</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cri</w:t>
            </w:r>
            <w:r w:rsidRPr="005B4599">
              <w:rPr>
                <w:rFonts w:ascii="Palatino Linotype" w:hAnsi="Palatino Linotype"/>
                <w:spacing w:val="1"/>
                <w:position w:val="1"/>
                <w:sz w:val="20"/>
                <w:szCs w:val="20"/>
              </w:rPr>
              <w:t>p</w:t>
            </w:r>
            <w:r w:rsidRPr="005B4599">
              <w:rPr>
                <w:rFonts w:ascii="Palatino Linotype" w:hAnsi="Palatino Linotype"/>
                <w:position w:val="1"/>
                <w:sz w:val="20"/>
                <w:szCs w:val="20"/>
              </w:rPr>
              <w:t>t</w:t>
            </w:r>
          </w:p>
        </w:tc>
        <w:tc>
          <w:tcPr>
            <w:tcW w:w="709" w:type="dxa"/>
            <w:tcBorders>
              <w:top w:val="single" w:sz="5" w:space="0" w:color="000000"/>
              <w:left w:val="single" w:sz="5" w:space="0" w:color="000000"/>
              <w:bottom w:val="single" w:sz="5" w:space="0" w:color="000000"/>
              <w:right w:val="single" w:sz="5" w:space="0" w:color="000000"/>
            </w:tcBorders>
          </w:tcPr>
          <w:p w14:paraId="09B28E58"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220B868F" w14:textId="77777777" w:rsidR="00952BD6" w:rsidRPr="005B4599" w:rsidRDefault="00952BD6" w:rsidP="00021244">
            <w:pPr>
              <w:jc w:val="center"/>
              <w:rPr>
                <w:rFonts w:ascii="Palatino Linotype" w:hAnsi="Palatino Linotype"/>
                <w:sz w:val="20"/>
                <w:szCs w:val="20"/>
              </w:rPr>
            </w:pPr>
          </w:p>
        </w:tc>
      </w:tr>
      <w:tr w:rsidR="00952BD6" w:rsidRPr="005B4599" w14:paraId="6507DF68"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41B0743F"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4</w:t>
            </w:r>
          </w:p>
        </w:tc>
        <w:tc>
          <w:tcPr>
            <w:tcW w:w="6400" w:type="dxa"/>
            <w:tcBorders>
              <w:top w:val="single" w:sz="5" w:space="0" w:color="000000"/>
              <w:left w:val="single" w:sz="5" w:space="0" w:color="000000"/>
              <w:bottom w:val="single" w:sz="5" w:space="0" w:color="000000"/>
              <w:right w:val="single" w:sz="5" w:space="0" w:color="000000"/>
            </w:tcBorders>
          </w:tcPr>
          <w:p w14:paraId="29687E50"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I have complete authors information:</w:t>
            </w:r>
          </w:p>
        </w:tc>
        <w:tc>
          <w:tcPr>
            <w:tcW w:w="709" w:type="dxa"/>
            <w:tcBorders>
              <w:top w:val="single" w:sz="5" w:space="0" w:color="000000"/>
              <w:left w:val="single" w:sz="5" w:space="0" w:color="000000"/>
              <w:bottom w:val="single" w:sz="5" w:space="0" w:color="000000"/>
              <w:right w:val="single" w:sz="5" w:space="0" w:color="000000"/>
            </w:tcBorders>
          </w:tcPr>
          <w:p w14:paraId="28C28C58"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4A8ED82C" w14:textId="77777777" w:rsidR="00952BD6" w:rsidRPr="005B4599" w:rsidRDefault="00952BD6" w:rsidP="00021244">
            <w:pPr>
              <w:jc w:val="center"/>
              <w:rPr>
                <w:rFonts w:ascii="Palatino Linotype" w:hAnsi="Palatino Linotype"/>
                <w:sz w:val="20"/>
                <w:szCs w:val="20"/>
              </w:rPr>
            </w:pPr>
          </w:p>
        </w:tc>
      </w:tr>
      <w:tr w:rsidR="00952BD6" w:rsidRPr="005B4599" w14:paraId="42D6E121"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7A12874C" w14:textId="77777777" w:rsidR="00952BD6" w:rsidRPr="005B4599" w:rsidRDefault="00952BD6" w:rsidP="00021244">
            <w:pPr>
              <w:rPr>
                <w:rFonts w:ascii="Palatino Linotype" w:hAnsi="Palatino Linotype"/>
                <w:sz w:val="20"/>
                <w:szCs w:val="20"/>
              </w:rPr>
            </w:pPr>
          </w:p>
        </w:tc>
        <w:tc>
          <w:tcPr>
            <w:tcW w:w="6400" w:type="dxa"/>
            <w:tcBorders>
              <w:top w:val="single" w:sz="5" w:space="0" w:color="000000"/>
              <w:left w:val="single" w:sz="5" w:space="0" w:color="000000"/>
              <w:bottom w:val="single" w:sz="5" w:space="0" w:color="000000"/>
              <w:right w:val="single" w:sz="5" w:space="0" w:color="000000"/>
            </w:tcBorders>
          </w:tcPr>
          <w:p w14:paraId="33DD6BBE" w14:textId="77777777" w:rsidR="00952BD6" w:rsidRPr="005B4599" w:rsidRDefault="00952BD6" w:rsidP="00021244">
            <w:pPr>
              <w:rPr>
                <w:rFonts w:ascii="Palatino Linotype" w:hAnsi="Palatino Linotype"/>
                <w:sz w:val="20"/>
                <w:szCs w:val="20"/>
              </w:rPr>
            </w:pPr>
            <w:r w:rsidRPr="005B4599">
              <w:rPr>
                <w:rFonts w:ascii="Palatino Linotype" w:hAnsi="Palatino Linotype"/>
                <w:position w:val="1"/>
                <w:sz w:val="20"/>
                <w:szCs w:val="20"/>
              </w:rPr>
              <w:t xml:space="preserve">  a. A</w:t>
            </w:r>
            <w:r w:rsidRPr="005B4599">
              <w:rPr>
                <w:rFonts w:ascii="Palatino Linotype" w:hAnsi="Palatino Linotype"/>
                <w:spacing w:val="-1"/>
                <w:position w:val="1"/>
                <w:sz w:val="20"/>
                <w:szCs w:val="20"/>
              </w:rPr>
              <w:t>ff</w:t>
            </w:r>
            <w:r w:rsidRPr="005B4599">
              <w:rPr>
                <w:rFonts w:ascii="Palatino Linotype" w:hAnsi="Palatino Linotype"/>
                <w:position w:val="1"/>
                <w:sz w:val="20"/>
                <w:szCs w:val="20"/>
              </w:rPr>
              <w:t>ilia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ion</w:t>
            </w:r>
            <w:r w:rsidRPr="005B4599">
              <w:rPr>
                <w:rFonts w:ascii="Palatino Linotype" w:hAnsi="Palatino Linotype"/>
                <w:spacing w:val="-7"/>
                <w:position w:val="1"/>
                <w:sz w:val="20"/>
                <w:szCs w:val="20"/>
              </w:rPr>
              <w:t xml:space="preserve"> </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f</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ll</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au</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ors</w:t>
            </w:r>
          </w:p>
        </w:tc>
        <w:tc>
          <w:tcPr>
            <w:tcW w:w="709" w:type="dxa"/>
            <w:tcBorders>
              <w:top w:val="single" w:sz="5" w:space="0" w:color="000000"/>
              <w:left w:val="single" w:sz="5" w:space="0" w:color="000000"/>
              <w:bottom w:val="single" w:sz="5" w:space="0" w:color="000000"/>
              <w:right w:val="single" w:sz="5" w:space="0" w:color="000000"/>
            </w:tcBorders>
          </w:tcPr>
          <w:p w14:paraId="507B18B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1D6EE86A" w14:textId="77777777" w:rsidR="00952BD6" w:rsidRPr="005B4599" w:rsidRDefault="00952BD6" w:rsidP="00021244">
            <w:pPr>
              <w:jc w:val="center"/>
              <w:rPr>
                <w:rFonts w:ascii="Palatino Linotype" w:hAnsi="Palatino Linotype"/>
                <w:sz w:val="20"/>
                <w:szCs w:val="20"/>
              </w:rPr>
            </w:pPr>
          </w:p>
        </w:tc>
      </w:tr>
      <w:tr w:rsidR="00952BD6" w:rsidRPr="005B4599" w14:paraId="475B815F"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488798C9" w14:textId="77777777" w:rsidR="00952BD6" w:rsidRPr="005B4599" w:rsidRDefault="00952BD6" w:rsidP="00021244">
            <w:pPr>
              <w:rPr>
                <w:rFonts w:ascii="Palatino Linotype" w:hAnsi="Palatino Linotype"/>
                <w:sz w:val="20"/>
                <w:szCs w:val="20"/>
              </w:rPr>
            </w:pPr>
          </w:p>
        </w:tc>
        <w:tc>
          <w:tcPr>
            <w:tcW w:w="6400" w:type="dxa"/>
            <w:tcBorders>
              <w:top w:val="single" w:sz="5" w:space="0" w:color="000000"/>
              <w:left w:val="single" w:sz="5" w:space="0" w:color="000000"/>
              <w:bottom w:val="single" w:sz="5" w:space="0" w:color="000000"/>
              <w:right w:val="single" w:sz="5" w:space="0" w:color="000000"/>
            </w:tcBorders>
          </w:tcPr>
          <w:p w14:paraId="14FD4325" w14:textId="77777777" w:rsidR="00952BD6" w:rsidRPr="005B4599" w:rsidRDefault="00952BD6" w:rsidP="00021244">
            <w:pPr>
              <w:rPr>
                <w:rFonts w:ascii="Palatino Linotype" w:hAnsi="Palatino Linotype"/>
                <w:sz w:val="20"/>
                <w:szCs w:val="20"/>
              </w:rPr>
            </w:pPr>
            <w:r w:rsidRPr="005B4599">
              <w:rPr>
                <w:rFonts w:ascii="Palatino Linotype" w:hAnsi="Palatino Linotype"/>
                <w:position w:val="1"/>
                <w:sz w:val="20"/>
                <w:szCs w:val="20"/>
              </w:rPr>
              <w:t xml:space="preserve">  b. </w:t>
            </w:r>
            <w:r w:rsidRPr="005B4599">
              <w:rPr>
                <w:rFonts w:ascii="Palatino Linotype" w:hAnsi="Palatino Linotype"/>
                <w:sz w:val="20"/>
                <w:szCs w:val="20"/>
              </w:rPr>
              <w:t>I</w:t>
            </w:r>
            <w:r w:rsidRPr="005B4599">
              <w:rPr>
                <w:rFonts w:ascii="Palatino Linotype" w:hAnsi="Palatino Linotype"/>
                <w:spacing w:val="1"/>
                <w:sz w:val="20"/>
                <w:szCs w:val="20"/>
              </w:rPr>
              <w:t>nd</w:t>
            </w:r>
            <w:r w:rsidRPr="005B4599">
              <w:rPr>
                <w:rFonts w:ascii="Palatino Linotype" w:hAnsi="Palatino Linotype"/>
                <w:sz w:val="20"/>
                <w:szCs w:val="20"/>
              </w:rPr>
              <w:t>icate</w:t>
            </w:r>
            <w:r w:rsidRPr="005B4599">
              <w:rPr>
                <w:rFonts w:ascii="Palatino Linotype" w:hAnsi="Palatino Linotype"/>
                <w:spacing w:val="-7"/>
                <w:sz w:val="20"/>
                <w:szCs w:val="20"/>
              </w:rPr>
              <w:t xml:space="preserve"> </w:t>
            </w:r>
            <w:r w:rsidRPr="005B4599">
              <w:rPr>
                <w:rFonts w:ascii="Palatino Linotype" w:hAnsi="Palatino Linotype"/>
                <w:spacing w:val="1"/>
                <w:sz w:val="20"/>
                <w:szCs w:val="20"/>
              </w:rPr>
              <w:t>on</w:t>
            </w:r>
            <w:r w:rsidRPr="005B4599">
              <w:rPr>
                <w:rFonts w:ascii="Palatino Linotype" w:hAnsi="Palatino Linotype"/>
                <w:sz w:val="20"/>
                <w:szCs w:val="20"/>
              </w:rPr>
              <w:t>e</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o</w:t>
            </w:r>
            <w:r w:rsidRPr="005B4599">
              <w:rPr>
                <w:rFonts w:ascii="Palatino Linotype" w:hAnsi="Palatino Linotype"/>
                <w:sz w:val="20"/>
                <w:szCs w:val="20"/>
              </w:rPr>
              <w:t>f</w:t>
            </w:r>
            <w:r w:rsidRPr="005B4599">
              <w:rPr>
                <w:rFonts w:ascii="Palatino Linotype" w:hAnsi="Palatino Linotype"/>
                <w:spacing w:val="-3"/>
                <w:sz w:val="20"/>
                <w:szCs w:val="20"/>
              </w:rPr>
              <w:t xml:space="preserve"> </w:t>
            </w:r>
            <w:r w:rsidRPr="005B4599">
              <w:rPr>
                <w:rFonts w:ascii="Palatino Linotype" w:hAnsi="Palatino Linotype"/>
                <w:spacing w:val="1"/>
                <w:sz w:val="20"/>
                <w:szCs w:val="20"/>
              </w:rPr>
              <w:t>th</w:t>
            </w:r>
            <w:r w:rsidRPr="005B4599">
              <w:rPr>
                <w:rFonts w:ascii="Palatino Linotype" w:hAnsi="Palatino Linotype"/>
                <w:sz w:val="20"/>
                <w:szCs w:val="20"/>
              </w:rPr>
              <w:t>e</w:t>
            </w:r>
            <w:r w:rsidRPr="005B4599">
              <w:rPr>
                <w:rFonts w:ascii="Palatino Linotype" w:hAnsi="Palatino Linotype"/>
                <w:spacing w:val="-2"/>
                <w:sz w:val="20"/>
                <w:szCs w:val="20"/>
              </w:rPr>
              <w:t xml:space="preserve"> </w:t>
            </w:r>
            <w:r w:rsidRPr="005B4599">
              <w:rPr>
                <w:rFonts w:ascii="Palatino Linotype" w:hAnsi="Palatino Linotype"/>
                <w:sz w:val="20"/>
                <w:szCs w:val="20"/>
              </w:rPr>
              <w:t>a</w:t>
            </w:r>
            <w:r w:rsidRPr="005B4599">
              <w:rPr>
                <w:rFonts w:ascii="Palatino Linotype" w:hAnsi="Palatino Linotype"/>
                <w:spacing w:val="1"/>
                <w:sz w:val="20"/>
                <w:szCs w:val="20"/>
              </w:rPr>
              <w:t>u</w:t>
            </w:r>
            <w:r w:rsidRPr="005B4599">
              <w:rPr>
                <w:rFonts w:ascii="Palatino Linotype" w:hAnsi="Palatino Linotype"/>
                <w:sz w:val="20"/>
                <w:szCs w:val="20"/>
              </w:rPr>
              <w:t>t</w:t>
            </w:r>
            <w:r w:rsidRPr="005B4599">
              <w:rPr>
                <w:rFonts w:ascii="Palatino Linotype" w:hAnsi="Palatino Linotype"/>
                <w:spacing w:val="1"/>
                <w:sz w:val="20"/>
                <w:szCs w:val="20"/>
              </w:rPr>
              <w:t>h</w:t>
            </w:r>
            <w:r w:rsidRPr="005B4599">
              <w:rPr>
                <w:rFonts w:ascii="Palatino Linotype" w:hAnsi="Palatino Linotype"/>
                <w:sz w:val="20"/>
                <w:szCs w:val="20"/>
              </w:rPr>
              <w:t>ors</w:t>
            </w:r>
            <w:r w:rsidRPr="005B4599">
              <w:rPr>
                <w:rFonts w:ascii="Palatino Linotype" w:hAnsi="Palatino Linotype"/>
                <w:spacing w:val="-7"/>
                <w:sz w:val="20"/>
                <w:szCs w:val="20"/>
              </w:rPr>
              <w:t xml:space="preserve"> </w:t>
            </w:r>
            <w:r w:rsidRPr="005B4599">
              <w:rPr>
                <w:rFonts w:ascii="Palatino Linotype" w:hAnsi="Palatino Linotype"/>
                <w:sz w:val="20"/>
                <w:szCs w:val="20"/>
              </w:rPr>
              <w:t>is</w:t>
            </w:r>
            <w:r w:rsidRPr="005B4599">
              <w:rPr>
                <w:rFonts w:ascii="Palatino Linotype" w:hAnsi="Palatino Linotype"/>
                <w:spacing w:val="1"/>
                <w:sz w:val="20"/>
                <w:szCs w:val="20"/>
              </w:rPr>
              <w:t xml:space="preserve"> </w:t>
            </w:r>
            <w:r w:rsidRPr="005B4599">
              <w:rPr>
                <w:rFonts w:ascii="Palatino Linotype" w:hAnsi="Palatino Linotype"/>
                <w:sz w:val="20"/>
                <w:szCs w:val="20"/>
              </w:rPr>
              <w:t>t</w:t>
            </w:r>
            <w:r w:rsidRPr="005B4599">
              <w:rPr>
                <w:rFonts w:ascii="Palatino Linotype" w:hAnsi="Palatino Linotype"/>
                <w:spacing w:val="1"/>
                <w:sz w:val="20"/>
                <w:szCs w:val="20"/>
              </w:rPr>
              <w:t>h</w:t>
            </w:r>
            <w:r w:rsidRPr="005B4599">
              <w:rPr>
                <w:rFonts w:ascii="Palatino Linotype" w:hAnsi="Palatino Linotype"/>
                <w:sz w:val="20"/>
                <w:szCs w:val="20"/>
              </w:rPr>
              <w:t>e</w:t>
            </w:r>
            <w:r w:rsidRPr="005B4599">
              <w:rPr>
                <w:rFonts w:ascii="Palatino Linotype" w:hAnsi="Palatino Linotype"/>
                <w:spacing w:val="-4"/>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o</w:t>
            </w:r>
            <w:r w:rsidRPr="005B4599">
              <w:rPr>
                <w:rFonts w:ascii="Palatino Linotype" w:hAnsi="Palatino Linotype"/>
                <w:sz w:val="20"/>
                <w:szCs w:val="20"/>
              </w:rPr>
              <w:t>rre</w:t>
            </w:r>
            <w:r w:rsidRPr="005B4599">
              <w:rPr>
                <w:rFonts w:ascii="Palatino Linotype" w:hAnsi="Palatino Linotype"/>
                <w:spacing w:val="-1"/>
                <w:sz w:val="20"/>
                <w:szCs w:val="20"/>
              </w:rPr>
              <w:t>s</w:t>
            </w:r>
            <w:r w:rsidRPr="005B4599">
              <w:rPr>
                <w:rFonts w:ascii="Palatino Linotype" w:hAnsi="Palatino Linotype"/>
                <w:spacing w:val="1"/>
                <w:sz w:val="20"/>
                <w:szCs w:val="20"/>
              </w:rPr>
              <w:t>p</w:t>
            </w:r>
            <w:r w:rsidRPr="005B4599">
              <w:rPr>
                <w:rFonts w:ascii="Palatino Linotype" w:hAnsi="Palatino Linotype"/>
                <w:sz w:val="20"/>
                <w:szCs w:val="20"/>
              </w:rPr>
              <w:t>o</w:t>
            </w:r>
            <w:r w:rsidRPr="005B4599">
              <w:rPr>
                <w:rFonts w:ascii="Palatino Linotype" w:hAnsi="Palatino Linotype"/>
                <w:spacing w:val="1"/>
                <w:sz w:val="20"/>
                <w:szCs w:val="20"/>
              </w:rPr>
              <w:t>nd</w:t>
            </w:r>
            <w:r w:rsidRPr="005B4599">
              <w:rPr>
                <w:rFonts w:ascii="Palatino Linotype" w:hAnsi="Palatino Linotype"/>
                <w:sz w:val="20"/>
                <w:szCs w:val="20"/>
              </w:rPr>
              <w:t>i</w:t>
            </w:r>
            <w:r w:rsidRPr="005B4599">
              <w:rPr>
                <w:rFonts w:ascii="Palatino Linotype" w:hAnsi="Palatino Linotype"/>
                <w:spacing w:val="1"/>
                <w:sz w:val="20"/>
                <w:szCs w:val="20"/>
              </w:rPr>
              <w:t>n</w:t>
            </w:r>
            <w:r w:rsidRPr="005B4599">
              <w:rPr>
                <w:rFonts w:ascii="Palatino Linotype" w:hAnsi="Palatino Linotype"/>
                <w:sz w:val="20"/>
                <w:szCs w:val="20"/>
              </w:rPr>
              <w:t>g</w:t>
            </w:r>
            <w:r w:rsidRPr="005B4599">
              <w:rPr>
                <w:rFonts w:ascii="Palatino Linotype" w:hAnsi="Palatino Linotype"/>
                <w:spacing w:val="-12"/>
                <w:sz w:val="20"/>
                <w:szCs w:val="20"/>
              </w:rPr>
              <w:t xml:space="preserve"> </w:t>
            </w:r>
            <w:r w:rsidRPr="005B4599">
              <w:rPr>
                <w:rFonts w:ascii="Palatino Linotype" w:hAnsi="Palatino Linotype"/>
                <w:spacing w:val="1"/>
                <w:sz w:val="20"/>
                <w:szCs w:val="20"/>
              </w:rPr>
              <w:t>au</w:t>
            </w:r>
            <w:r w:rsidRPr="005B4599">
              <w:rPr>
                <w:rFonts w:ascii="Palatino Linotype" w:hAnsi="Palatino Linotype"/>
                <w:sz w:val="20"/>
                <w:szCs w:val="20"/>
              </w:rPr>
              <w:t>t</w:t>
            </w:r>
            <w:r w:rsidRPr="005B4599">
              <w:rPr>
                <w:rFonts w:ascii="Palatino Linotype" w:hAnsi="Palatino Linotype"/>
                <w:spacing w:val="1"/>
                <w:sz w:val="20"/>
                <w:szCs w:val="20"/>
              </w:rPr>
              <w:t>h</w:t>
            </w:r>
            <w:r w:rsidRPr="005B4599">
              <w:rPr>
                <w:rFonts w:ascii="Palatino Linotype" w:hAnsi="Palatino Linotype"/>
                <w:sz w:val="20"/>
                <w:szCs w:val="20"/>
              </w:rPr>
              <w:t>or</w:t>
            </w:r>
          </w:p>
        </w:tc>
        <w:tc>
          <w:tcPr>
            <w:tcW w:w="709" w:type="dxa"/>
            <w:tcBorders>
              <w:top w:val="single" w:sz="5" w:space="0" w:color="000000"/>
              <w:left w:val="single" w:sz="5" w:space="0" w:color="000000"/>
              <w:bottom w:val="single" w:sz="5" w:space="0" w:color="000000"/>
              <w:right w:val="single" w:sz="5" w:space="0" w:color="000000"/>
            </w:tcBorders>
          </w:tcPr>
          <w:p w14:paraId="53059A0A"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18F342EF" w14:textId="77777777" w:rsidR="00952BD6" w:rsidRPr="005B4599" w:rsidRDefault="00952BD6" w:rsidP="00021244">
            <w:pPr>
              <w:jc w:val="center"/>
              <w:rPr>
                <w:rFonts w:ascii="Palatino Linotype" w:hAnsi="Palatino Linotype"/>
                <w:sz w:val="20"/>
                <w:szCs w:val="20"/>
              </w:rPr>
            </w:pPr>
          </w:p>
        </w:tc>
      </w:tr>
      <w:tr w:rsidR="00952BD6" w:rsidRPr="005B4599" w14:paraId="1B872575" w14:textId="77777777" w:rsidTr="00021244">
        <w:trPr>
          <w:trHeight w:hRule="exact" w:val="313"/>
        </w:trPr>
        <w:tc>
          <w:tcPr>
            <w:tcW w:w="583" w:type="dxa"/>
            <w:tcBorders>
              <w:top w:val="single" w:sz="5" w:space="0" w:color="000000"/>
              <w:left w:val="single" w:sz="5" w:space="0" w:color="000000"/>
              <w:bottom w:val="single" w:sz="5" w:space="0" w:color="000000"/>
              <w:right w:val="single" w:sz="5" w:space="0" w:color="000000"/>
            </w:tcBorders>
          </w:tcPr>
          <w:p w14:paraId="1C7EFC58" w14:textId="77777777" w:rsidR="00952BD6" w:rsidRPr="005B4599" w:rsidRDefault="00952BD6" w:rsidP="00021244">
            <w:pPr>
              <w:ind w:left="199" w:right="201"/>
              <w:rPr>
                <w:rFonts w:ascii="Palatino Linotype" w:hAnsi="Palatino Linotype"/>
                <w:sz w:val="20"/>
                <w:szCs w:val="20"/>
              </w:rPr>
            </w:pPr>
          </w:p>
        </w:tc>
        <w:tc>
          <w:tcPr>
            <w:tcW w:w="6400" w:type="dxa"/>
            <w:tcBorders>
              <w:top w:val="single" w:sz="5" w:space="0" w:color="000000"/>
              <w:left w:val="single" w:sz="5" w:space="0" w:color="000000"/>
              <w:bottom w:val="single" w:sz="5" w:space="0" w:color="000000"/>
              <w:right w:val="single" w:sz="5" w:space="0" w:color="000000"/>
            </w:tcBorders>
          </w:tcPr>
          <w:p w14:paraId="4EA385D9" w14:textId="77777777" w:rsidR="00952BD6" w:rsidRPr="005B4599" w:rsidRDefault="00952BD6" w:rsidP="00021244">
            <w:pPr>
              <w:ind w:left="102" w:right="163"/>
              <w:rPr>
                <w:rFonts w:ascii="Palatino Linotype" w:hAnsi="Palatino Linotype"/>
                <w:sz w:val="20"/>
                <w:szCs w:val="20"/>
              </w:rPr>
            </w:pPr>
            <w:r w:rsidRPr="005B4599">
              <w:rPr>
                <w:rFonts w:ascii="Palatino Linotype" w:hAnsi="Palatino Linotype"/>
                <w:position w:val="1"/>
                <w:sz w:val="20"/>
                <w:szCs w:val="20"/>
              </w:rPr>
              <w:t>c. Email of corresponding author</w:t>
            </w:r>
          </w:p>
        </w:tc>
        <w:tc>
          <w:tcPr>
            <w:tcW w:w="709" w:type="dxa"/>
            <w:tcBorders>
              <w:top w:val="single" w:sz="5" w:space="0" w:color="000000"/>
              <w:left w:val="single" w:sz="5" w:space="0" w:color="000000"/>
              <w:bottom w:val="single" w:sz="5" w:space="0" w:color="000000"/>
              <w:right w:val="single" w:sz="5" w:space="0" w:color="000000"/>
            </w:tcBorders>
          </w:tcPr>
          <w:p w14:paraId="7252B36A"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9B9E4B0" w14:textId="77777777" w:rsidR="00952BD6" w:rsidRPr="005B4599" w:rsidRDefault="00952BD6" w:rsidP="00021244">
            <w:pPr>
              <w:jc w:val="center"/>
              <w:rPr>
                <w:rFonts w:ascii="Palatino Linotype" w:hAnsi="Palatino Linotype"/>
                <w:sz w:val="20"/>
                <w:szCs w:val="20"/>
              </w:rPr>
            </w:pPr>
          </w:p>
        </w:tc>
      </w:tr>
      <w:tr w:rsidR="00952BD6" w:rsidRPr="005B4599" w14:paraId="49FE70AC" w14:textId="77777777" w:rsidTr="00021244">
        <w:trPr>
          <w:trHeight w:hRule="exact" w:val="558"/>
        </w:trPr>
        <w:tc>
          <w:tcPr>
            <w:tcW w:w="583" w:type="dxa"/>
            <w:tcBorders>
              <w:top w:val="single" w:sz="5" w:space="0" w:color="000000"/>
              <w:left w:val="single" w:sz="5" w:space="0" w:color="000000"/>
              <w:bottom w:val="single" w:sz="5" w:space="0" w:color="000000"/>
              <w:right w:val="single" w:sz="5" w:space="0" w:color="000000"/>
            </w:tcBorders>
          </w:tcPr>
          <w:p w14:paraId="2AB4B419"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5</w:t>
            </w:r>
          </w:p>
        </w:tc>
        <w:tc>
          <w:tcPr>
            <w:tcW w:w="6400" w:type="dxa"/>
            <w:tcBorders>
              <w:top w:val="single" w:sz="5" w:space="0" w:color="000000"/>
              <w:left w:val="single" w:sz="5" w:space="0" w:color="000000"/>
              <w:bottom w:val="single" w:sz="5" w:space="0" w:color="000000"/>
              <w:right w:val="single" w:sz="5" w:space="0" w:color="000000"/>
            </w:tcBorders>
          </w:tcPr>
          <w:p w14:paraId="716DFE91"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pacing w:val="-1"/>
                <w:sz w:val="20"/>
                <w:szCs w:val="20"/>
              </w:rPr>
              <w:t>T</w:t>
            </w:r>
            <w:r w:rsidRPr="005B4599">
              <w:rPr>
                <w:rFonts w:ascii="Palatino Linotype" w:hAnsi="Palatino Linotype"/>
                <w:spacing w:val="1"/>
                <w:sz w:val="20"/>
                <w:szCs w:val="20"/>
              </w:rPr>
              <w:t>h</w:t>
            </w:r>
            <w:r w:rsidRPr="005B4599">
              <w:rPr>
                <w:rFonts w:ascii="Palatino Linotype" w:hAnsi="Palatino Linotype"/>
                <w:sz w:val="20"/>
                <w:szCs w:val="20"/>
              </w:rPr>
              <w:t>e</w:t>
            </w:r>
            <w:r w:rsidRPr="005B4599">
              <w:rPr>
                <w:rFonts w:ascii="Palatino Linotype" w:hAnsi="Palatino Linotype"/>
                <w:spacing w:val="-4"/>
                <w:sz w:val="20"/>
                <w:szCs w:val="20"/>
              </w:rPr>
              <w:t xml:space="preserve"> </w:t>
            </w:r>
            <w:r w:rsidRPr="005B4599">
              <w:rPr>
                <w:rFonts w:ascii="Palatino Linotype" w:hAnsi="Palatino Linotype"/>
                <w:sz w:val="20"/>
                <w:szCs w:val="20"/>
              </w:rPr>
              <w:t>leng</w:t>
            </w:r>
            <w:r w:rsidRPr="005B4599">
              <w:rPr>
                <w:rFonts w:ascii="Palatino Linotype" w:hAnsi="Palatino Linotype"/>
                <w:spacing w:val="1"/>
                <w:sz w:val="20"/>
                <w:szCs w:val="20"/>
              </w:rPr>
              <w:t>t</w:t>
            </w:r>
            <w:r w:rsidRPr="005B4599">
              <w:rPr>
                <w:rFonts w:ascii="Palatino Linotype" w:hAnsi="Palatino Linotype"/>
                <w:sz w:val="20"/>
                <w:szCs w:val="20"/>
              </w:rPr>
              <w:t>h</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o</w:t>
            </w:r>
            <w:r w:rsidRPr="005B4599">
              <w:rPr>
                <w:rFonts w:ascii="Palatino Linotype" w:hAnsi="Palatino Linotype"/>
                <w:sz w:val="20"/>
                <w:szCs w:val="20"/>
              </w:rPr>
              <w:t>f</w:t>
            </w:r>
            <w:r w:rsidRPr="005B4599">
              <w:rPr>
                <w:rFonts w:ascii="Palatino Linotype" w:hAnsi="Palatino Linotype"/>
                <w:spacing w:val="-3"/>
                <w:sz w:val="20"/>
                <w:szCs w:val="20"/>
              </w:rPr>
              <w:t xml:space="preserve"> </w:t>
            </w:r>
            <w:r w:rsidRPr="005B4599">
              <w:rPr>
                <w:rFonts w:ascii="Palatino Linotype" w:hAnsi="Palatino Linotype"/>
                <w:spacing w:val="1"/>
                <w:sz w:val="20"/>
                <w:szCs w:val="20"/>
              </w:rPr>
              <w:t>th</w:t>
            </w:r>
            <w:r w:rsidRPr="005B4599">
              <w:rPr>
                <w:rFonts w:ascii="Palatino Linotype" w:hAnsi="Palatino Linotype"/>
                <w:sz w:val="20"/>
                <w:szCs w:val="20"/>
              </w:rPr>
              <w:t>e</w:t>
            </w:r>
            <w:r w:rsidRPr="005B4599">
              <w:rPr>
                <w:rFonts w:ascii="Palatino Linotype" w:hAnsi="Palatino Linotype"/>
                <w:spacing w:val="-1"/>
                <w:sz w:val="20"/>
                <w:szCs w:val="20"/>
              </w:rPr>
              <w:t xml:space="preserve"> m</w:t>
            </w:r>
            <w:r w:rsidRPr="005B4599">
              <w:rPr>
                <w:rFonts w:ascii="Palatino Linotype" w:hAnsi="Palatino Linotype"/>
                <w:sz w:val="20"/>
                <w:szCs w:val="20"/>
              </w:rPr>
              <w:t>a</w:t>
            </w:r>
            <w:r w:rsidRPr="005B4599">
              <w:rPr>
                <w:rFonts w:ascii="Palatino Linotype" w:hAnsi="Palatino Linotype"/>
                <w:spacing w:val="1"/>
                <w:sz w:val="20"/>
                <w:szCs w:val="20"/>
              </w:rPr>
              <w:t>nu</w:t>
            </w:r>
            <w:r w:rsidRPr="005B4599">
              <w:rPr>
                <w:rFonts w:ascii="Palatino Linotype" w:hAnsi="Palatino Linotype"/>
                <w:spacing w:val="-1"/>
                <w:sz w:val="20"/>
                <w:szCs w:val="20"/>
              </w:rPr>
              <w:t>s</w:t>
            </w:r>
            <w:r w:rsidRPr="005B4599">
              <w:rPr>
                <w:rFonts w:ascii="Palatino Linotype" w:hAnsi="Palatino Linotype"/>
                <w:sz w:val="20"/>
                <w:szCs w:val="20"/>
              </w:rPr>
              <w:t>cri</w:t>
            </w:r>
            <w:r w:rsidRPr="005B4599">
              <w:rPr>
                <w:rFonts w:ascii="Palatino Linotype" w:hAnsi="Palatino Linotype"/>
                <w:spacing w:val="1"/>
                <w:sz w:val="20"/>
                <w:szCs w:val="20"/>
              </w:rPr>
              <w:t>p</w:t>
            </w:r>
            <w:r w:rsidRPr="005B4599">
              <w:rPr>
                <w:rFonts w:ascii="Palatino Linotype" w:hAnsi="Palatino Linotype"/>
                <w:sz w:val="20"/>
                <w:szCs w:val="20"/>
              </w:rPr>
              <w:t>t</w:t>
            </w:r>
            <w:r w:rsidRPr="005B4599">
              <w:rPr>
                <w:rFonts w:ascii="Palatino Linotype" w:hAnsi="Palatino Linotype"/>
                <w:spacing w:val="-8"/>
                <w:sz w:val="20"/>
                <w:szCs w:val="20"/>
              </w:rPr>
              <w:t xml:space="preserve"> </w:t>
            </w:r>
            <w:r w:rsidRPr="005B4599">
              <w:rPr>
                <w:rFonts w:ascii="Palatino Linotype" w:hAnsi="Palatino Linotype"/>
                <w:spacing w:val="2"/>
                <w:sz w:val="20"/>
                <w:szCs w:val="20"/>
              </w:rPr>
              <w:t>i</w:t>
            </w:r>
            <w:r w:rsidRPr="005B4599">
              <w:rPr>
                <w:rFonts w:ascii="Palatino Linotype" w:hAnsi="Palatino Linotype"/>
                <w:sz w:val="20"/>
                <w:szCs w:val="20"/>
              </w:rPr>
              <w:t>s</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n</w:t>
            </w:r>
            <w:r w:rsidRPr="005B4599">
              <w:rPr>
                <w:rFonts w:ascii="Palatino Linotype" w:hAnsi="Palatino Linotype"/>
                <w:sz w:val="20"/>
                <w:szCs w:val="20"/>
              </w:rPr>
              <w:t>ot</w:t>
            </w:r>
            <w:r w:rsidRPr="005B4599">
              <w:rPr>
                <w:rFonts w:ascii="Palatino Linotype" w:hAnsi="Palatino Linotype"/>
                <w:spacing w:val="-2"/>
                <w:sz w:val="20"/>
                <w:szCs w:val="20"/>
              </w:rPr>
              <w:t xml:space="preserve"> </w:t>
            </w:r>
            <w:r w:rsidRPr="005B4599">
              <w:rPr>
                <w:rFonts w:ascii="Palatino Linotype" w:hAnsi="Palatino Linotype"/>
                <w:sz w:val="20"/>
                <w:szCs w:val="20"/>
              </w:rPr>
              <w:t>l</w:t>
            </w:r>
            <w:r w:rsidRPr="005B4599">
              <w:rPr>
                <w:rFonts w:ascii="Palatino Linotype" w:hAnsi="Palatino Linotype"/>
                <w:spacing w:val="-1"/>
                <w:sz w:val="20"/>
                <w:szCs w:val="20"/>
              </w:rPr>
              <w:t>e</w:t>
            </w:r>
            <w:r w:rsidRPr="005B4599">
              <w:rPr>
                <w:rFonts w:ascii="Palatino Linotype" w:hAnsi="Palatino Linotype"/>
                <w:spacing w:val="1"/>
                <w:sz w:val="20"/>
                <w:szCs w:val="20"/>
              </w:rPr>
              <w:t>s</w:t>
            </w:r>
            <w:r w:rsidRPr="005B4599">
              <w:rPr>
                <w:rFonts w:ascii="Palatino Linotype" w:hAnsi="Palatino Linotype"/>
                <w:sz w:val="20"/>
                <w:szCs w:val="20"/>
              </w:rPr>
              <w:t>s</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th</w:t>
            </w:r>
            <w:r w:rsidRPr="005B4599">
              <w:rPr>
                <w:rFonts w:ascii="Palatino Linotype" w:hAnsi="Palatino Linotype"/>
                <w:sz w:val="20"/>
                <w:szCs w:val="20"/>
              </w:rPr>
              <w:t>an</w:t>
            </w:r>
            <w:r w:rsidRPr="005B4599">
              <w:rPr>
                <w:rFonts w:ascii="Palatino Linotype" w:hAnsi="Palatino Linotype"/>
                <w:spacing w:val="-3"/>
                <w:sz w:val="20"/>
                <w:szCs w:val="20"/>
              </w:rPr>
              <w:t xml:space="preserve"> </w:t>
            </w:r>
            <w:r w:rsidRPr="005B4599">
              <w:rPr>
                <w:rFonts w:ascii="Palatino Linotype" w:hAnsi="Palatino Linotype"/>
                <w:sz w:val="20"/>
                <w:szCs w:val="20"/>
              </w:rPr>
              <w:t>2500</w:t>
            </w:r>
            <w:r w:rsidRPr="005B4599">
              <w:rPr>
                <w:rFonts w:ascii="Palatino Linotype" w:hAnsi="Palatino Linotype"/>
                <w:spacing w:val="-4"/>
                <w:sz w:val="20"/>
                <w:szCs w:val="20"/>
              </w:rPr>
              <w:t xml:space="preserve"> </w:t>
            </w:r>
            <w:r w:rsidRPr="005B4599">
              <w:rPr>
                <w:rFonts w:ascii="Palatino Linotype" w:hAnsi="Palatino Linotype"/>
                <w:sz w:val="20"/>
                <w:szCs w:val="20"/>
              </w:rPr>
              <w:t>wor</w:t>
            </w:r>
            <w:r w:rsidRPr="005B4599">
              <w:rPr>
                <w:rFonts w:ascii="Palatino Linotype" w:hAnsi="Palatino Linotype"/>
                <w:spacing w:val="3"/>
                <w:sz w:val="20"/>
                <w:szCs w:val="20"/>
              </w:rPr>
              <w:t>d</w:t>
            </w:r>
            <w:r w:rsidRPr="005B4599">
              <w:rPr>
                <w:rFonts w:ascii="Palatino Linotype" w:hAnsi="Palatino Linotype"/>
                <w:sz w:val="20"/>
                <w:szCs w:val="20"/>
              </w:rPr>
              <w:t>s</w:t>
            </w:r>
            <w:r w:rsidRPr="005B4599">
              <w:rPr>
                <w:rFonts w:ascii="Palatino Linotype" w:hAnsi="Palatino Linotype"/>
                <w:spacing w:val="-6"/>
                <w:sz w:val="20"/>
                <w:szCs w:val="20"/>
              </w:rPr>
              <w:t xml:space="preserve"> </w:t>
            </w:r>
            <w:r w:rsidRPr="005B4599">
              <w:rPr>
                <w:rFonts w:ascii="Palatino Linotype" w:hAnsi="Palatino Linotype"/>
                <w:sz w:val="20"/>
                <w:szCs w:val="20"/>
              </w:rPr>
              <w:t>(e</w:t>
            </w:r>
            <w:r w:rsidRPr="005B4599">
              <w:rPr>
                <w:rFonts w:ascii="Palatino Linotype" w:hAnsi="Palatino Linotype"/>
                <w:spacing w:val="2"/>
                <w:sz w:val="20"/>
                <w:szCs w:val="20"/>
              </w:rPr>
              <w:t>x</w:t>
            </w:r>
            <w:r w:rsidRPr="005B4599">
              <w:rPr>
                <w:rFonts w:ascii="Palatino Linotype" w:hAnsi="Palatino Linotype"/>
                <w:sz w:val="20"/>
                <w:szCs w:val="20"/>
              </w:rPr>
              <w:t>clu</w:t>
            </w:r>
            <w:r w:rsidRPr="005B4599">
              <w:rPr>
                <w:rFonts w:ascii="Palatino Linotype" w:hAnsi="Palatino Linotype"/>
                <w:spacing w:val="1"/>
                <w:sz w:val="20"/>
                <w:szCs w:val="20"/>
              </w:rPr>
              <w:t>d</w:t>
            </w:r>
            <w:r w:rsidRPr="005B4599">
              <w:rPr>
                <w:rFonts w:ascii="Palatino Linotype" w:hAnsi="Palatino Linotype"/>
                <w:sz w:val="20"/>
                <w:szCs w:val="20"/>
              </w:rPr>
              <w:t>i</w:t>
            </w:r>
            <w:r w:rsidRPr="005B4599">
              <w:rPr>
                <w:rFonts w:ascii="Palatino Linotype" w:hAnsi="Palatino Linotype"/>
                <w:spacing w:val="1"/>
                <w:sz w:val="20"/>
                <w:szCs w:val="20"/>
              </w:rPr>
              <w:t>n</w:t>
            </w:r>
            <w:r w:rsidRPr="005B4599">
              <w:rPr>
                <w:rFonts w:ascii="Palatino Linotype" w:hAnsi="Palatino Linotype"/>
                <w:sz w:val="20"/>
                <w:szCs w:val="20"/>
              </w:rPr>
              <w:t>g</w:t>
            </w:r>
            <w:r w:rsidRPr="005B4599">
              <w:rPr>
                <w:rFonts w:ascii="Palatino Linotype" w:hAnsi="Palatino Linotype"/>
                <w:spacing w:val="-8"/>
                <w:sz w:val="20"/>
                <w:szCs w:val="20"/>
              </w:rPr>
              <w:t xml:space="preserve"> </w:t>
            </w:r>
            <w:r w:rsidRPr="005B4599">
              <w:rPr>
                <w:rFonts w:ascii="Palatino Linotype" w:hAnsi="Palatino Linotype"/>
                <w:spacing w:val="1"/>
                <w:sz w:val="20"/>
                <w:szCs w:val="20"/>
              </w:rPr>
              <w:t>ab</w:t>
            </w:r>
            <w:r w:rsidRPr="005B4599">
              <w:rPr>
                <w:rFonts w:ascii="Palatino Linotype" w:hAnsi="Palatino Linotype"/>
                <w:spacing w:val="-1"/>
                <w:sz w:val="20"/>
                <w:szCs w:val="20"/>
              </w:rPr>
              <w:t>s</w:t>
            </w:r>
            <w:r w:rsidRPr="005B4599">
              <w:rPr>
                <w:rFonts w:ascii="Palatino Linotype" w:hAnsi="Palatino Linotype"/>
                <w:sz w:val="20"/>
                <w:szCs w:val="20"/>
              </w:rPr>
              <w:t>tr</w:t>
            </w:r>
            <w:r w:rsidRPr="005B4599">
              <w:rPr>
                <w:rFonts w:ascii="Palatino Linotype" w:hAnsi="Palatino Linotype"/>
                <w:spacing w:val="1"/>
                <w:sz w:val="20"/>
                <w:szCs w:val="20"/>
              </w:rPr>
              <w:t>a</w:t>
            </w:r>
            <w:r w:rsidRPr="005B4599">
              <w:rPr>
                <w:rFonts w:ascii="Palatino Linotype" w:hAnsi="Palatino Linotype"/>
                <w:sz w:val="20"/>
                <w:szCs w:val="20"/>
              </w:rPr>
              <w:t>c</w:t>
            </w:r>
            <w:r w:rsidRPr="005B4599">
              <w:rPr>
                <w:rFonts w:ascii="Palatino Linotype" w:hAnsi="Palatino Linotype"/>
                <w:spacing w:val="6"/>
                <w:sz w:val="20"/>
                <w:szCs w:val="20"/>
              </w:rPr>
              <w:t>t</w:t>
            </w:r>
            <w:r w:rsidRPr="005B4599">
              <w:rPr>
                <w:rFonts w:ascii="Palatino Linotype" w:hAnsi="Palatino Linotype"/>
                <w:sz w:val="20"/>
                <w:szCs w:val="20"/>
              </w:rPr>
              <w:t>,</w:t>
            </w:r>
            <w:r w:rsidRPr="005B4599">
              <w:rPr>
                <w:rFonts w:ascii="Palatino Linotype" w:hAnsi="Palatino Linotype"/>
                <w:spacing w:val="-7"/>
                <w:sz w:val="20"/>
                <w:szCs w:val="20"/>
              </w:rPr>
              <w:t xml:space="preserve"> </w:t>
            </w:r>
            <w:r w:rsidRPr="005B4599">
              <w:rPr>
                <w:rFonts w:ascii="Palatino Linotype" w:hAnsi="Palatino Linotype"/>
                <w:spacing w:val="1"/>
                <w:sz w:val="20"/>
                <w:szCs w:val="20"/>
              </w:rPr>
              <w:t>au</w:t>
            </w:r>
            <w:r w:rsidRPr="005B4599">
              <w:rPr>
                <w:rFonts w:ascii="Palatino Linotype" w:hAnsi="Palatino Linotype"/>
                <w:sz w:val="20"/>
                <w:szCs w:val="20"/>
              </w:rPr>
              <w:t>t</w:t>
            </w:r>
            <w:r w:rsidRPr="005B4599">
              <w:rPr>
                <w:rFonts w:ascii="Palatino Linotype" w:hAnsi="Palatino Linotype"/>
                <w:spacing w:val="1"/>
                <w:sz w:val="20"/>
                <w:szCs w:val="20"/>
              </w:rPr>
              <w:t>h</w:t>
            </w:r>
            <w:r w:rsidRPr="005B4599">
              <w:rPr>
                <w:rFonts w:ascii="Palatino Linotype" w:hAnsi="Palatino Linotype"/>
                <w:sz w:val="20"/>
                <w:szCs w:val="20"/>
              </w:rPr>
              <w:t>or i</w:t>
            </w:r>
            <w:r w:rsidRPr="005B4599">
              <w:rPr>
                <w:rFonts w:ascii="Palatino Linotype" w:hAnsi="Palatino Linotype"/>
                <w:spacing w:val="1"/>
                <w:sz w:val="20"/>
                <w:szCs w:val="20"/>
              </w:rPr>
              <w:t>n</w:t>
            </w:r>
            <w:r w:rsidRPr="005B4599">
              <w:rPr>
                <w:rFonts w:ascii="Palatino Linotype" w:hAnsi="Palatino Linotype"/>
                <w:spacing w:val="-1"/>
                <w:sz w:val="20"/>
                <w:szCs w:val="20"/>
              </w:rPr>
              <w:t>f</w:t>
            </w:r>
            <w:r w:rsidRPr="005B4599">
              <w:rPr>
                <w:rFonts w:ascii="Palatino Linotype" w:hAnsi="Palatino Linotype"/>
                <w:sz w:val="20"/>
                <w:szCs w:val="20"/>
              </w:rPr>
              <w:t>orma</w:t>
            </w:r>
            <w:r w:rsidRPr="005B4599">
              <w:rPr>
                <w:rFonts w:ascii="Palatino Linotype" w:hAnsi="Palatino Linotype"/>
                <w:spacing w:val="1"/>
                <w:sz w:val="20"/>
                <w:szCs w:val="20"/>
              </w:rPr>
              <w:t>t</w:t>
            </w:r>
            <w:r w:rsidRPr="005B4599">
              <w:rPr>
                <w:rFonts w:ascii="Palatino Linotype" w:hAnsi="Palatino Linotype"/>
                <w:sz w:val="20"/>
                <w:szCs w:val="20"/>
              </w:rPr>
              <w:t>ion</w:t>
            </w:r>
            <w:r w:rsidRPr="005B4599">
              <w:rPr>
                <w:rFonts w:ascii="Palatino Linotype" w:hAnsi="Palatino Linotype"/>
                <w:spacing w:val="-8"/>
                <w:sz w:val="20"/>
                <w:szCs w:val="20"/>
              </w:rPr>
              <w:t xml:space="preserve"> </w:t>
            </w:r>
            <w:r w:rsidRPr="005B4599">
              <w:rPr>
                <w:rFonts w:ascii="Palatino Linotype" w:hAnsi="Palatino Linotype"/>
                <w:sz w:val="20"/>
                <w:szCs w:val="20"/>
              </w:rPr>
              <w:t>a</w:t>
            </w:r>
            <w:r w:rsidRPr="005B4599">
              <w:rPr>
                <w:rFonts w:ascii="Palatino Linotype" w:hAnsi="Palatino Linotype"/>
                <w:spacing w:val="1"/>
                <w:sz w:val="20"/>
                <w:szCs w:val="20"/>
              </w:rPr>
              <w:t>n</w:t>
            </w:r>
            <w:r w:rsidRPr="005B4599">
              <w:rPr>
                <w:rFonts w:ascii="Palatino Linotype" w:hAnsi="Palatino Linotype"/>
                <w:sz w:val="20"/>
                <w:szCs w:val="20"/>
              </w:rPr>
              <w:t>d</w:t>
            </w:r>
            <w:r w:rsidRPr="005B4599">
              <w:rPr>
                <w:rFonts w:ascii="Palatino Linotype" w:hAnsi="Palatino Linotype"/>
                <w:spacing w:val="-2"/>
                <w:sz w:val="20"/>
                <w:szCs w:val="20"/>
              </w:rPr>
              <w:t xml:space="preserve"> </w:t>
            </w:r>
            <w:r w:rsidRPr="005B4599">
              <w:rPr>
                <w:rFonts w:ascii="Palatino Linotype" w:hAnsi="Palatino Linotype"/>
                <w:sz w:val="20"/>
                <w:szCs w:val="20"/>
              </w:rPr>
              <w:t>r</w:t>
            </w:r>
            <w:r w:rsidRPr="005B4599">
              <w:rPr>
                <w:rFonts w:ascii="Palatino Linotype" w:hAnsi="Palatino Linotype"/>
                <w:spacing w:val="-1"/>
                <w:sz w:val="20"/>
                <w:szCs w:val="20"/>
              </w:rPr>
              <w:t>efe</w:t>
            </w:r>
            <w:r w:rsidRPr="005B4599">
              <w:rPr>
                <w:rFonts w:ascii="Palatino Linotype" w:hAnsi="Palatino Linotype"/>
                <w:spacing w:val="2"/>
                <w:sz w:val="20"/>
                <w:szCs w:val="20"/>
              </w:rPr>
              <w:t>r</w:t>
            </w:r>
            <w:r w:rsidRPr="005B4599">
              <w:rPr>
                <w:rFonts w:ascii="Palatino Linotype" w:hAnsi="Palatino Linotype"/>
                <w:spacing w:val="-1"/>
                <w:sz w:val="20"/>
                <w:szCs w:val="20"/>
              </w:rPr>
              <w:t>e</w:t>
            </w:r>
            <w:r w:rsidRPr="005B4599">
              <w:rPr>
                <w:rFonts w:ascii="Palatino Linotype" w:hAnsi="Palatino Linotype"/>
                <w:spacing w:val="1"/>
                <w:sz w:val="20"/>
                <w:szCs w:val="20"/>
              </w:rPr>
              <w:t>n</w:t>
            </w:r>
            <w:r w:rsidRPr="005B4599">
              <w:rPr>
                <w:rFonts w:ascii="Palatino Linotype" w:hAnsi="Palatino Linotype"/>
                <w:sz w:val="20"/>
                <w:szCs w:val="20"/>
              </w:rPr>
              <w:t>ce</w:t>
            </w:r>
            <w:r w:rsidRPr="005B4599">
              <w:rPr>
                <w:rFonts w:ascii="Palatino Linotype" w:hAnsi="Palatino Linotype"/>
                <w:spacing w:val="-9"/>
                <w:sz w:val="20"/>
                <w:szCs w:val="20"/>
              </w:rPr>
              <w:t xml:space="preserve"> </w:t>
            </w:r>
            <w:r w:rsidRPr="005B4599">
              <w:rPr>
                <w:rFonts w:ascii="Palatino Linotype" w:hAnsi="Palatino Linotype"/>
                <w:sz w:val="20"/>
                <w:szCs w:val="20"/>
              </w:rPr>
              <w:t>l</w:t>
            </w:r>
            <w:r w:rsidRPr="005B4599">
              <w:rPr>
                <w:rFonts w:ascii="Palatino Linotype" w:hAnsi="Palatino Linotype"/>
                <w:spacing w:val="3"/>
                <w:sz w:val="20"/>
                <w:szCs w:val="20"/>
              </w:rPr>
              <w:t>i</w:t>
            </w:r>
            <w:r w:rsidRPr="005B4599">
              <w:rPr>
                <w:rFonts w:ascii="Palatino Linotype" w:hAnsi="Palatino Linotype"/>
                <w:spacing w:val="-1"/>
                <w:sz w:val="20"/>
                <w:szCs w:val="20"/>
              </w:rPr>
              <w:t>s</w:t>
            </w:r>
            <w:r w:rsidRPr="005B4599">
              <w:rPr>
                <w:rFonts w:ascii="Palatino Linotype" w:hAnsi="Palatino Linotype"/>
                <w:spacing w:val="3"/>
                <w:sz w:val="20"/>
                <w:szCs w:val="20"/>
              </w:rPr>
              <w:t>t</w:t>
            </w:r>
            <w:r w:rsidRPr="005B4599">
              <w:rPr>
                <w:rFonts w:ascii="Palatino Linotype" w:hAnsi="Palatino Linotype"/>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23CBF89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30B77C3" w14:textId="77777777" w:rsidR="00952BD6" w:rsidRPr="005B4599" w:rsidRDefault="00952BD6" w:rsidP="00021244">
            <w:pPr>
              <w:jc w:val="center"/>
              <w:rPr>
                <w:rFonts w:ascii="Palatino Linotype" w:hAnsi="Palatino Linotype"/>
                <w:sz w:val="20"/>
                <w:szCs w:val="20"/>
              </w:rPr>
            </w:pPr>
          </w:p>
        </w:tc>
      </w:tr>
      <w:tr w:rsidR="00952BD6" w:rsidRPr="005B4599" w14:paraId="2BA5B466" w14:textId="77777777" w:rsidTr="00021244">
        <w:trPr>
          <w:trHeight w:hRule="exact" w:val="651"/>
        </w:trPr>
        <w:tc>
          <w:tcPr>
            <w:tcW w:w="583" w:type="dxa"/>
            <w:tcBorders>
              <w:top w:val="single" w:sz="5" w:space="0" w:color="000000"/>
              <w:left w:val="single" w:sz="5" w:space="0" w:color="000000"/>
              <w:bottom w:val="single" w:sz="5" w:space="0" w:color="000000"/>
              <w:right w:val="single" w:sz="5" w:space="0" w:color="000000"/>
            </w:tcBorders>
          </w:tcPr>
          <w:p w14:paraId="4135417D"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6</w:t>
            </w:r>
          </w:p>
        </w:tc>
        <w:tc>
          <w:tcPr>
            <w:tcW w:w="6400" w:type="dxa"/>
            <w:tcBorders>
              <w:top w:val="single" w:sz="5" w:space="0" w:color="000000"/>
              <w:left w:val="single" w:sz="5" w:space="0" w:color="000000"/>
              <w:bottom w:val="single" w:sz="5" w:space="0" w:color="000000"/>
              <w:right w:val="single" w:sz="5" w:space="0" w:color="000000"/>
            </w:tcBorders>
          </w:tcPr>
          <w:p w14:paraId="331E2B6F"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The manuscript c</w:t>
            </w:r>
            <w:r w:rsidRPr="005B4599">
              <w:rPr>
                <w:rFonts w:ascii="Palatino Linotype" w:hAnsi="Palatino Linotype"/>
                <w:spacing w:val="1"/>
                <w:position w:val="1"/>
                <w:sz w:val="20"/>
                <w:szCs w:val="20"/>
              </w:rPr>
              <w:t>on</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s</w:t>
            </w:r>
            <w:r w:rsidRPr="005B4599">
              <w:rPr>
                <w:rFonts w:ascii="Palatino Linotype" w:hAnsi="Palatino Linotype"/>
                <w:spacing w:val="-7"/>
                <w:position w:val="1"/>
                <w:sz w:val="20"/>
                <w:szCs w:val="20"/>
              </w:rPr>
              <w:t xml:space="preserve"> </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c</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re</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tent</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w:t>
            </w:r>
            <w:r w:rsidRPr="005B4599">
              <w:rPr>
                <w:rFonts w:ascii="Palatino Linotype" w:hAnsi="Palatino Linotype"/>
                <w:spacing w:val="-6"/>
                <w:position w:val="1"/>
                <w:sz w:val="20"/>
                <w:szCs w:val="20"/>
              </w:rPr>
              <w:t xml:space="preserve"> </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tr</w:t>
            </w:r>
            <w:r w:rsidRPr="005B4599">
              <w:rPr>
                <w:rFonts w:ascii="Palatino Linotype" w:hAnsi="Palatino Linotype"/>
                <w:spacing w:val="1"/>
                <w:position w:val="1"/>
                <w:sz w:val="20"/>
                <w:szCs w:val="20"/>
              </w:rPr>
              <w:t>odu</w:t>
            </w:r>
            <w:r w:rsidRPr="005B4599">
              <w:rPr>
                <w:rFonts w:ascii="Palatino Linotype" w:hAnsi="Palatino Linotype"/>
                <w:position w:val="1"/>
                <w:sz w:val="20"/>
                <w:szCs w:val="20"/>
              </w:rPr>
              <w:t>ctio</w:t>
            </w:r>
            <w:r w:rsidRPr="005B4599">
              <w:rPr>
                <w:rFonts w:ascii="Palatino Linotype" w:hAnsi="Palatino Linotype"/>
                <w:spacing w:val="1"/>
                <w:position w:val="1"/>
                <w:sz w:val="20"/>
                <w:szCs w:val="20"/>
              </w:rPr>
              <w:t xml:space="preserve">n with </w:t>
            </w:r>
            <w:r w:rsidRPr="005B4599">
              <w:rPr>
                <w:rFonts w:ascii="Palatino Linotype" w:hAnsi="Palatino Linotype"/>
                <w:position w:val="1"/>
                <w:sz w:val="20"/>
                <w:szCs w:val="20"/>
              </w:rPr>
              <w:t>literat</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re</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ev</w:t>
            </w:r>
            <w:r w:rsidRPr="005B4599">
              <w:rPr>
                <w:rFonts w:ascii="Palatino Linotype" w:hAnsi="Palatino Linotype"/>
                <w:spacing w:val="2"/>
                <w:position w:val="1"/>
                <w:sz w:val="20"/>
                <w:szCs w:val="20"/>
              </w:rPr>
              <w:t>i</w:t>
            </w:r>
            <w:r w:rsidRPr="005B4599">
              <w:rPr>
                <w:rFonts w:ascii="Palatino Linotype" w:hAnsi="Palatino Linotype"/>
                <w:spacing w:val="-1"/>
                <w:position w:val="1"/>
                <w:sz w:val="20"/>
                <w:szCs w:val="20"/>
              </w:rPr>
              <w:t>ew</w:t>
            </w:r>
            <w:r w:rsidRPr="005B4599">
              <w:rPr>
                <w:rFonts w:ascii="Palatino Linotype" w:hAnsi="Palatino Linotype"/>
                <w:position w:val="1"/>
                <w:sz w:val="20"/>
                <w:szCs w:val="20"/>
              </w:rPr>
              <w:t>,</w:t>
            </w:r>
            <w:r w:rsidRPr="005B4599">
              <w:rPr>
                <w:rFonts w:ascii="Palatino Linotype" w:hAnsi="Palatino Linotype"/>
                <w:spacing w:val="-9"/>
                <w:position w:val="1"/>
                <w:sz w:val="20"/>
                <w:szCs w:val="20"/>
              </w:rPr>
              <w:t xml:space="preserve"> </w:t>
            </w:r>
            <w:r w:rsidRPr="005B4599">
              <w:rPr>
                <w:rFonts w:ascii="Palatino Linotype" w:hAnsi="Palatino Linotype"/>
                <w:spacing w:val="-2"/>
                <w:position w:val="1"/>
                <w:sz w:val="20"/>
                <w:szCs w:val="20"/>
              </w:rPr>
              <w:t>method</w:t>
            </w:r>
            <w:r w:rsidRPr="005B4599">
              <w:rPr>
                <w:rFonts w:ascii="Palatino Linotype" w:hAnsi="Palatino Linotype"/>
                <w:position w:val="1"/>
                <w:sz w:val="20"/>
                <w:szCs w:val="20"/>
              </w:rPr>
              <w:t xml:space="preserve">, </w:t>
            </w:r>
            <w:r w:rsidRPr="005B4599">
              <w:rPr>
                <w:rFonts w:ascii="Palatino Linotype" w:hAnsi="Palatino Linotype"/>
                <w:sz w:val="20"/>
                <w:szCs w:val="20"/>
              </w:rPr>
              <w:t>r</w:t>
            </w:r>
            <w:r w:rsidRPr="005B4599">
              <w:rPr>
                <w:rFonts w:ascii="Palatino Linotype" w:hAnsi="Palatino Linotype"/>
                <w:spacing w:val="-1"/>
                <w:sz w:val="20"/>
                <w:szCs w:val="20"/>
              </w:rPr>
              <w:t>es</w:t>
            </w:r>
            <w:r w:rsidRPr="005B4599">
              <w:rPr>
                <w:rFonts w:ascii="Palatino Linotype" w:hAnsi="Palatino Linotype"/>
                <w:spacing w:val="1"/>
                <w:sz w:val="20"/>
                <w:szCs w:val="20"/>
              </w:rPr>
              <w:t>u</w:t>
            </w:r>
            <w:r w:rsidRPr="005B4599">
              <w:rPr>
                <w:rFonts w:ascii="Palatino Linotype" w:hAnsi="Palatino Linotype"/>
                <w:sz w:val="20"/>
                <w:szCs w:val="20"/>
              </w:rPr>
              <w:t>l</w:t>
            </w:r>
            <w:r w:rsidRPr="005B4599">
              <w:rPr>
                <w:rFonts w:ascii="Palatino Linotype" w:hAnsi="Palatino Linotype"/>
                <w:spacing w:val="2"/>
                <w:sz w:val="20"/>
                <w:szCs w:val="20"/>
              </w:rPr>
              <w:t>t</w:t>
            </w:r>
            <w:r w:rsidRPr="005B4599">
              <w:rPr>
                <w:rFonts w:ascii="Palatino Linotype" w:hAnsi="Palatino Linotype"/>
                <w:sz w:val="20"/>
                <w:szCs w:val="20"/>
              </w:rPr>
              <w:t>s</w:t>
            </w:r>
            <w:r>
              <w:rPr>
                <w:rFonts w:ascii="Palatino Linotype" w:hAnsi="Palatino Linotype"/>
                <w:spacing w:val="-6"/>
                <w:sz w:val="20"/>
                <w:szCs w:val="20"/>
              </w:rPr>
              <w:t xml:space="preserve">, </w:t>
            </w:r>
            <w:r w:rsidRPr="005B4599">
              <w:rPr>
                <w:rFonts w:ascii="Palatino Linotype" w:hAnsi="Palatino Linotype"/>
                <w:spacing w:val="1"/>
                <w:sz w:val="20"/>
                <w:szCs w:val="20"/>
              </w:rPr>
              <w:t>d</w:t>
            </w:r>
            <w:r w:rsidRPr="005B4599">
              <w:rPr>
                <w:rFonts w:ascii="Palatino Linotype" w:hAnsi="Palatino Linotype"/>
                <w:sz w:val="20"/>
                <w:szCs w:val="20"/>
              </w:rPr>
              <w:t>i</w:t>
            </w:r>
            <w:r w:rsidRPr="005B4599">
              <w:rPr>
                <w:rFonts w:ascii="Palatino Linotype" w:hAnsi="Palatino Linotype"/>
                <w:spacing w:val="-1"/>
                <w:sz w:val="20"/>
                <w:szCs w:val="20"/>
              </w:rPr>
              <w:t>s</w:t>
            </w:r>
            <w:r w:rsidRPr="005B4599">
              <w:rPr>
                <w:rFonts w:ascii="Palatino Linotype" w:hAnsi="Palatino Linotype"/>
                <w:sz w:val="20"/>
                <w:szCs w:val="20"/>
              </w:rPr>
              <w:t>c</w:t>
            </w:r>
            <w:r w:rsidRPr="005B4599">
              <w:rPr>
                <w:rFonts w:ascii="Palatino Linotype" w:hAnsi="Palatino Linotype"/>
                <w:spacing w:val="1"/>
                <w:sz w:val="20"/>
                <w:szCs w:val="20"/>
              </w:rPr>
              <w:t>u</w:t>
            </w:r>
            <w:r w:rsidRPr="005B4599">
              <w:rPr>
                <w:rFonts w:ascii="Palatino Linotype" w:hAnsi="Palatino Linotype"/>
                <w:spacing w:val="-1"/>
                <w:sz w:val="20"/>
                <w:szCs w:val="20"/>
              </w:rPr>
              <w:t>s</w:t>
            </w:r>
            <w:r w:rsidRPr="005B4599">
              <w:rPr>
                <w:rFonts w:ascii="Palatino Linotype" w:hAnsi="Palatino Linotype"/>
                <w:spacing w:val="1"/>
                <w:sz w:val="20"/>
                <w:szCs w:val="20"/>
              </w:rPr>
              <w:t>s</w:t>
            </w:r>
            <w:r w:rsidRPr="005B4599">
              <w:rPr>
                <w:rFonts w:ascii="Palatino Linotype" w:hAnsi="Palatino Linotype"/>
                <w:sz w:val="20"/>
                <w:szCs w:val="20"/>
              </w:rPr>
              <w:t>io</w:t>
            </w:r>
            <w:r w:rsidRPr="005B4599">
              <w:rPr>
                <w:rFonts w:ascii="Palatino Linotype" w:hAnsi="Palatino Linotype"/>
                <w:spacing w:val="1"/>
                <w:sz w:val="20"/>
                <w:szCs w:val="20"/>
              </w:rPr>
              <w:t>n</w:t>
            </w:r>
            <w:r w:rsidRPr="005B4599">
              <w:rPr>
                <w:rFonts w:ascii="Palatino Linotype" w:hAnsi="Palatino Linotype"/>
                <w:sz w:val="20"/>
                <w:szCs w:val="20"/>
              </w:rPr>
              <w:t>,</w:t>
            </w:r>
            <w:r w:rsidRPr="005B4599">
              <w:rPr>
                <w:rFonts w:ascii="Palatino Linotype" w:hAnsi="Palatino Linotype"/>
                <w:spacing w:val="-9"/>
                <w:sz w:val="20"/>
                <w:szCs w:val="20"/>
              </w:rPr>
              <w:t xml:space="preserve"> conclusion</w:t>
            </w:r>
            <w:r>
              <w:rPr>
                <w:rFonts w:ascii="Palatino Linotype" w:hAnsi="Palatino Linotype"/>
                <w:spacing w:val="-9"/>
                <w:sz w:val="20"/>
                <w:szCs w:val="20"/>
              </w:rPr>
              <w:t>, references</w:t>
            </w:r>
          </w:p>
        </w:tc>
        <w:tc>
          <w:tcPr>
            <w:tcW w:w="709" w:type="dxa"/>
            <w:tcBorders>
              <w:top w:val="single" w:sz="5" w:space="0" w:color="000000"/>
              <w:left w:val="single" w:sz="5" w:space="0" w:color="000000"/>
              <w:bottom w:val="single" w:sz="5" w:space="0" w:color="000000"/>
              <w:right w:val="single" w:sz="5" w:space="0" w:color="000000"/>
            </w:tcBorders>
          </w:tcPr>
          <w:p w14:paraId="2774FEB1"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4E5B9D13" w14:textId="77777777" w:rsidR="00952BD6" w:rsidRPr="005B4599" w:rsidRDefault="00952BD6" w:rsidP="00021244">
            <w:pPr>
              <w:jc w:val="center"/>
              <w:rPr>
                <w:rFonts w:ascii="Palatino Linotype" w:hAnsi="Palatino Linotype"/>
                <w:sz w:val="20"/>
                <w:szCs w:val="20"/>
              </w:rPr>
            </w:pPr>
          </w:p>
        </w:tc>
      </w:tr>
      <w:tr w:rsidR="00952BD6" w:rsidRPr="005B4599" w14:paraId="1DA8AF13" w14:textId="77777777" w:rsidTr="00021244">
        <w:trPr>
          <w:trHeight w:hRule="exact" w:val="264"/>
        </w:trPr>
        <w:tc>
          <w:tcPr>
            <w:tcW w:w="583" w:type="dxa"/>
            <w:tcBorders>
              <w:top w:val="single" w:sz="5" w:space="0" w:color="000000"/>
              <w:left w:val="single" w:sz="5" w:space="0" w:color="000000"/>
              <w:bottom w:val="single" w:sz="5" w:space="0" w:color="000000"/>
              <w:right w:val="single" w:sz="5" w:space="0" w:color="000000"/>
            </w:tcBorders>
          </w:tcPr>
          <w:p w14:paraId="0F06865F"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7</w:t>
            </w:r>
          </w:p>
        </w:tc>
        <w:tc>
          <w:tcPr>
            <w:tcW w:w="6400" w:type="dxa"/>
            <w:tcBorders>
              <w:top w:val="single" w:sz="5" w:space="0" w:color="000000"/>
              <w:left w:val="single" w:sz="5" w:space="0" w:color="000000"/>
              <w:bottom w:val="single" w:sz="5" w:space="0" w:color="000000"/>
              <w:right w:val="single" w:sz="5" w:space="0" w:color="000000"/>
            </w:tcBorders>
          </w:tcPr>
          <w:p w14:paraId="085DB1C6"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s</w:t>
            </w:r>
            <w:r w:rsidRPr="005B4599">
              <w:rPr>
                <w:rFonts w:ascii="Palatino Linotype" w:hAnsi="Palatino Linotype"/>
                <w:spacing w:val="-8"/>
                <w:position w:val="1"/>
                <w:sz w:val="20"/>
                <w:szCs w:val="20"/>
              </w:rPr>
              <w:t xml:space="preserve"> </w:t>
            </w:r>
            <w:r w:rsidRPr="005B4599">
              <w:rPr>
                <w:rFonts w:ascii="Palatino Linotype" w:hAnsi="Palatino Linotype"/>
                <w:position w:val="1"/>
                <w:sz w:val="20"/>
                <w:szCs w:val="20"/>
              </w:rPr>
              <w:t>max</w:t>
            </w:r>
            <w:r w:rsidRPr="005B4599">
              <w:rPr>
                <w:rFonts w:ascii="Palatino Linotype" w:hAnsi="Palatino Linotype"/>
                <w:spacing w:val="3"/>
                <w:position w:val="1"/>
                <w:sz w:val="20"/>
                <w:szCs w:val="20"/>
              </w:rPr>
              <w:t>i</w:t>
            </w:r>
            <w:r w:rsidRPr="005B4599">
              <w:rPr>
                <w:rFonts w:ascii="Palatino Linotype" w:hAnsi="Palatino Linotype"/>
                <w:spacing w:val="-1"/>
                <w:position w:val="1"/>
                <w:sz w:val="20"/>
                <w:szCs w:val="20"/>
              </w:rPr>
              <w:t>m</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m</w:t>
            </w:r>
            <w:r w:rsidRPr="005B4599">
              <w:rPr>
                <w:rFonts w:ascii="Palatino Linotype" w:hAnsi="Palatino Linotype"/>
                <w:spacing w:val="-9"/>
                <w:position w:val="1"/>
                <w:sz w:val="20"/>
                <w:szCs w:val="20"/>
              </w:rPr>
              <w:t xml:space="preserve"> </w:t>
            </w:r>
            <w:r w:rsidRPr="005B4599">
              <w:rPr>
                <w:rFonts w:ascii="Palatino Linotype" w:hAnsi="Palatino Linotype"/>
                <w:position w:val="1"/>
                <w:sz w:val="20"/>
                <w:szCs w:val="20"/>
              </w:rPr>
              <w:t xml:space="preserve">2 </w:t>
            </w:r>
            <w:r w:rsidRPr="005B4599">
              <w:rPr>
                <w:rFonts w:ascii="Palatino Linotype" w:hAnsi="Palatino Linotype"/>
                <w:spacing w:val="2"/>
                <w:position w:val="1"/>
                <w:sz w:val="20"/>
                <w:szCs w:val="20"/>
              </w:rPr>
              <w:t>l</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v</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l</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 xml:space="preserve">f </w:t>
            </w:r>
            <w:r w:rsidRPr="005B4599">
              <w:rPr>
                <w:rFonts w:ascii="Palatino Linotype" w:hAnsi="Palatino Linotype"/>
                <w:spacing w:val="-1"/>
                <w:position w:val="1"/>
                <w:sz w:val="20"/>
                <w:szCs w:val="20"/>
              </w:rPr>
              <w:t>se</w:t>
            </w:r>
            <w:r w:rsidRPr="005B4599">
              <w:rPr>
                <w:rFonts w:ascii="Palatino Linotype" w:hAnsi="Palatino Linotype"/>
                <w:position w:val="1"/>
                <w:sz w:val="20"/>
                <w:szCs w:val="20"/>
              </w:rPr>
              <w:t>ctio</w:t>
            </w:r>
            <w:r w:rsidRPr="005B4599">
              <w:rPr>
                <w:rFonts w:ascii="Palatino Linotype" w:hAnsi="Palatino Linotype"/>
                <w:spacing w:val="3"/>
                <w:position w:val="1"/>
                <w:sz w:val="20"/>
                <w:szCs w:val="20"/>
              </w:rPr>
              <w:t>n</w:t>
            </w:r>
            <w:r w:rsidRPr="005B4599">
              <w:rPr>
                <w:rFonts w:ascii="Palatino Linotype" w:hAnsi="Palatino Linotype"/>
                <w:position w:val="1"/>
                <w:sz w:val="20"/>
                <w:szCs w:val="20"/>
              </w:rPr>
              <w:t>s</w:t>
            </w:r>
          </w:p>
        </w:tc>
        <w:tc>
          <w:tcPr>
            <w:tcW w:w="709" w:type="dxa"/>
            <w:tcBorders>
              <w:top w:val="single" w:sz="5" w:space="0" w:color="000000"/>
              <w:left w:val="single" w:sz="5" w:space="0" w:color="000000"/>
              <w:bottom w:val="single" w:sz="5" w:space="0" w:color="000000"/>
              <w:right w:val="single" w:sz="5" w:space="0" w:color="000000"/>
            </w:tcBorders>
          </w:tcPr>
          <w:p w14:paraId="0D79A272"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0E5994A8" w14:textId="77777777" w:rsidR="00952BD6" w:rsidRPr="005B4599" w:rsidRDefault="00952BD6" w:rsidP="00021244">
            <w:pPr>
              <w:jc w:val="center"/>
              <w:rPr>
                <w:rFonts w:ascii="Palatino Linotype" w:hAnsi="Palatino Linotype"/>
                <w:sz w:val="20"/>
                <w:szCs w:val="20"/>
              </w:rPr>
            </w:pPr>
          </w:p>
        </w:tc>
      </w:tr>
      <w:tr w:rsidR="00952BD6" w:rsidRPr="005B4599" w14:paraId="3A8766F2" w14:textId="77777777" w:rsidTr="00021244">
        <w:trPr>
          <w:trHeight w:hRule="exact" w:val="304"/>
        </w:trPr>
        <w:tc>
          <w:tcPr>
            <w:tcW w:w="583" w:type="dxa"/>
            <w:tcBorders>
              <w:top w:val="single" w:sz="5" w:space="0" w:color="000000"/>
              <w:left w:val="single" w:sz="5" w:space="0" w:color="000000"/>
              <w:bottom w:val="single" w:sz="5" w:space="0" w:color="000000"/>
              <w:right w:val="single" w:sz="5" w:space="0" w:color="000000"/>
            </w:tcBorders>
          </w:tcPr>
          <w:p w14:paraId="6B512EA9" w14:textId="77777777" w:rsidR="00952BD6" w:rsidRPr="005B4599" w:rsidRDefault="00952BD6" w:rsidP="00021244">
            <w:pPr>
              <w:jc w:val="both"/>
              <w:rPr>
                <w:rFonts w:ascii="Palatino Linotype" w:hAnsi="Palatino Linotype"/>
                <w:sz w:val="20"/>
                <w:szCs w:val="20"/>
              </w:rPr>
            </w:pPr>
          </w:p>
        </w:tc>
        <w:tc>
          <w:tcPr>
            <w:tcW w:w="6400" w:type="dxa"/>
            <w:tcBorders>
              <w:top w:val="single" w:sz="5" w:space="0" w:color="000000"/>
              <w:left w:val="single" w:sz="5" w:space="0" w:color="000000"/>
              <w:bottom w:val="single" w:sz="5" w:space="0" w:color="000000"/>
              <w:right w:val="single" w:sz="5" w:space="0" w:color="000000"/>
            </w:tcBorders>
          </w:tcPr>
          <w:p w14:paraId="24780388" w14:textId="77777777" w:rsidR="00952BD6" w:rsidRPr="005B4599" w:rsidRDefault="00952BD6" w:rsidP="00021244">
            <w:pPr>
              <w:ind w:left="102"/>
              <w:rPr>
                <w:rFonts w:ascii="Palatino Linotype" w:hAnsi="Palatino Linotype"/>
                <w:sz w:val="20"/>
                <w:szCs w:val="20"/>
              </w:rPr>
            </w:pPr>
          </w:p>
        </w:tc>
        <w:tc>
          <w:tcPr>
            <w:tcW w:w="709" w:type="dxa"/>
            <w:tcBorders>
              <w:top w:val="single" w:sz="5" w:space="0" w:color="000000"/>
              <w:left w:val="single" w:sz="5" w:space="0" w:color="000000"/>
              <w:bottom w:val="single" w:sz="5" w:space="0" w:color="000000"/>
              <w:right w:val="single" w:sz="5" w:space="0" w:color="000000"/>
            </w:tcBorders>
          </w:tcPr>
          <w:p w14:paraId="2B2C2EE1"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590F4999" w14:textId="77777777" w:rsidR="00952BD6" w:rsidRPr="005B4599" w:rsidRDefault="00952BD6" w:rsidP="00021244">
            <w:pPr>
              <w:jc w:val="center"/>
              <w:rPr>
                <w:rFonts w:ascii="Palatino Linotype" w:hAnsi="Palatino Linotype"/>
                <w:sz w:val="20"/>
                <w:szCs w:val="20"/>
              </w:rPr>
            </w:pPr>
          </w:p>
        </w:tc>
      </w:tr>
      <w:tr w:rsidR="00952BD6" w:rsidRPr="005B4599" w14:paraId="6675D75D" w14:textId="77777777" w:rsidTr="00021244">
        <w:trPr>
          <w:trHeight w:hRule="exact" w:val="318"/>
        </w:trPr>
        <w:tc>
          <w:tcPr>
            <w:tcW w:w="6983" w:type="dxa"/>
            <w:gridSpan w:val="2"/>
            <w:tcBorders>
              <w:top w:val="single" w:sz="5" w:space="0" w:color="000000"/>
              <w:left w:val="single" w:sz="5" w:space="0" w:color="000000"/>
              <w:bottom w:val="single" w:sz="5" w:space="0" w:color="000000"/>
              <w:right w:val="single" w:sz="5" w:space="0" w:color="000000"/>
            </w:tcBorders>
            <w:shd w:val="clear" w:color="auto" w:fill="C5E0B3"/>
          </w:tcPr>
          <w:p w14:paraId="77852F1F" w14:textId="77777777" w:rsidR="00952BD6" w:rsidRPr="005B4599" w:rsidRDefault="00952BD6" w:rsidP="00021244">
            <w:pPr>
              <w:ind w:left="2880" w:right="2122"/>
              <w:rPr>
                <w:rFonts w:ascii="Palatino Linotype" w:hAnsi="Palatino Linotype"/>
                <w:sz w:val="20"/>
                <w:szCs w:val="20"/>
              </w:rPr>
            </w:pPr>
            <w:r w:rsidRPr="005B4599">
              <w:rPr>
                <w:rFonts w:ascii="Palatino Linotype" w:hAnsi="Palatino Linotype"/>
                <w:b/>
                <w:spacing w:val="-1"/>
                <w:w w:val="99"/>
                <w:sz w:val="20"/>
                <w:szCs w:val="20"/>
              </w:rPr>
              <w:t>A</w:t>
            </w:r>
            <w:r w:rsidRPr="005B4599">
              <w:rPr>
                <w:rFonts w:ascii="Palatino Linotype" w:hAnsi="Palatino Linotype"/>
                <w:b/>
                <w:spacing w:val="1"/>
                <w:w w:val="99"/>
                <w:sz w:val="20"/>
                <w:szCs w:val="20"/>
              </w:rPr>
              <w:t>b</w:t>
            </w:r>
            <w:r w:rsidRPr="005B4599">
              <w:rPr>
                <w:rFonts w:ascii="Palatino Linotype" w:hAnsi="Palatino Linotype"/>
                <w:b/>
                <w:w w:val="99"/>
                <w:sz w:val="20"/>
                <w:szCs w:val="20"/>
              </w:rPr>
              <w:t>st</w:t>
            </w:r>
            <w:r w:rsidRPr="005B4599">
              <w:rPr>
                <w:rFonts w:ascii="Palatino Linotype" w:hAnsi="Palatino Linotype"/>
                <w:b/>
                <w:spacing w:val="1"/>
                <w:w w:val="99"/>
                <w:sz w:val="20"/>
                <w:szCs w:val="20"/>
              </w:rPr>
              <w:t>r</w:t>
            </w:r>
            <w:r w:rsidRPr="005B4599">
              <w:rPr>
                <w:rFonts w:ascii="Palatino Linotype" w:hAnsi="Palatino Linotype"/>
                <w:b/>
                <w:w w:val="99"/>
                <w:sz w:val="20"/>
                <w:szCs w:val="20"/>
              </w:rPr>
              <w:t>a</w:t>
            </w:r>
            <w:r w:rsidRPr="005B4599">
              <w:rPr>
                <w:rFonts w:ascii="Palatino Linotype" w:hAnsi="Palatino Linotype"/>
                <w:b/>
                <w:spacing w:val="1"/>
                <w:w w:val="99"/>
                <w:sz w:val="20"/>
                <w:szCs w:val="20"/>
              </w:rPr>
              <w:t>c</w:t>
            </w:r>
            <w:r w:rsidRPr="005B4599">
              <w:rPr>
                <w:rFonts w:ascii="Palatino Linotype" w:hAnsi="Palatino Linotype"/>
                <w:b/>
                <w:w w:val="99"/>
                <w:sz w:val="20"/>
                <w:szCs w:val="20"/>
              </w:rPr>
              <w:t xml:space="preserve">t </w:t>
            </w:r>
          </w:p>
        </w:tc>
        <w:tc>
          <w:tcPr>
            <w:tcW w:w="709" w:type="dxa"/>
            <w:tcBorders>
              <w:top w:val="single" w:sz="5" w:space="0" w:color="000000"/>
              <w:left w:val="single" w:sz="5" w:space="0" w:color="000000"/>
              <w:bottom w:val="single" w:sz="5" w:space="0" w:color="000000"/>
              <w:right w:val="single" w:sz="5" w:space="0" w:color="000000"/>
            </w:tcBorders>
            <w:shd w:val="clear" w:color="auto" w:fill="C5E0B3"/>
          </w:tcPr>
          <w:p w14:paraId="4B6DB6F7"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shd w:val="clear" w:color="auto" w:fill="C5E0B3"/>
          </w:tcPr>
          <w:p w14:paraId="4B110190" w14:textId="77777777" w:rsidR="00952BD6" w:rsidRPr="005B4599" w:rsidRDefault="00952BD6" w:rsidP="00021244">
            <w:pPr>
              <w:jc w:val="center"/>
              <w:rPr>
                <w:rFonts w:ascii="Palatino Linotype" w:hAnsi="Palatino Linotype"/>
                <w:sz w:val="20"/>
                <w:szCs w:val="20"/>
              </w:rPr>
            </w:pPr>
          </w:p>
        </w:tc>
      </w:tr>
      <w:tr w:rsidR="00952BD6" w:rsidRPr="005B4599" w14:paraId="4E3845DC" w14:textId="77777777" w:rsidTr="00021244">
        <w:trPr>
          <w:trHeight w:hRule="exact" w:val="260"/>
        </w:trPr>
        <w:tc>
          <w:tcPr>
            <w:tcW w:w="583" w:type="dxa"/>
            <w:tcBorders>
              <w:top w:val="single" w:sz="5" w:space="0" w:color="000000"/>
              <w:left w:val="single" w:sz="5" w:space="0" w:color="000000"/>
              <w:bottom w:val="single" w:sz="5" w:space="0" w:color="000000"/>
              <w:right w:val="single" w:sz="5" w:space="0" w:color="000000"/>
            </w:tcBorders>
            <w:shd w:val="clear" w:color="auto" w:fill="DBDBDB"/>
          </w:tcPr>
          <w:p w14:paraId="51D3F3C2" w14:textId="77777777" w:rsidR="00952BD6" w:rsidRPr="005B4599" w:rsidRDefault="00952BD6" w:rsidP="00021244">
            <w:pPr>
              <w:ind w:left="153"/>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c>
          <w:tcPr>
            <w:tcW w:w="6400" w:type="dxa"/>
            <w:tcBorders>
              <w:top w:val="single" w:sz="5" w:space="0" w:color="000000"/>
              <w:left w:val="single" w:sz="5" w:space="0" w:color="000000"/>
              <w:bottom w:val="single" w:sz="5" w:space="0" w:color="000000"/>
              <w:right w:val="single" w:sz="5" w:space="0" w:color="000000"/>
            </w:tcBorders>
            <w:shd w:val="clear" w:color="auto" w:fill="DBDBDB"/>
          </w:tcPr>
          <w:p w14:paraId="4B3B45AC" w14:textId="77777777" w:rsidR="00952BD6" w:rsidRPr="005B4599" w:rsidRDefault="00952BD6" w:rsidP="00021244">
            <w:pPr>
              <w:ind w:left="102"/>
              <w:rPr>
                <w:rFonts w:ascii="Palatino Linotype" w:eastAsia="Courier New" w:hAnsi="Palatino Linotype"/>
                <w:sz w:val="20"/>
                <w:szCs w:val="20"/>
              </w:rPr>
            </w:pPr>
            <w:r w:rsidRPr="005B4599">
              <w:rPr>
                <w:rFonts w:ascii="Palatino Linotype" w:eastAsia="Courier New" w:hAnsi="Palatino Linotype"/>
                <w:b/>
                <w:position w:val="2"/>
                <w:sz w:val="20"/>
                <w:szCs w:val="20"/>
              </w:rPr>
              <w:t>Item</w:t>
            </w:r>
          </w:p>
        </w:tc>
        <w:tc>
          <w:tcPr>
            <w:tcW w:w="709" w:type="dxa"/>
            <w:tcBorders>
              <w:top w:val="single" w:sz="5" w:space="0" w:color="000000"/>
              <w:left w:val="single" w:sz="5" w:space="0" w:color="000000"/>
              <w:bottom w:val="single" w:sz="5" w:space="0" w:color="000000"/>
              <w:right w:val="single" w:sz="5" w:space="0" w:color="000000"/>
            </w:tcBorders>
            <w:shd w:val="clear" w:color="auto" w:fill="DBDBDB"/>
          </w:tcPr>
          <w:p w14:paraId="3BECBC6A" w14:textId="77777777" w:rsidR="00952BD6" w:rsidRPr="005B4599" w:rsidRDefault="00952BD6" w:rsidP="00021244">
            <w:pPr>
              <w:ind w:left="102"/>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Yes</w:t>
            </w:r>
          </w:p>
        </w:tc>
        <w:tc>
          <w:tcPr>
            <w:tcW w:w="708" w:type="dxa"/>
            <w:tcBorders>
              <w:top w:val="single" w:sz="5" w:space="0" w:color="000000"/>
              <w:left w:val="single" w:sz="5" w:space="0" w:color="000000"/>
              <w:bottom w:val="single" w:sz="5" w:space="0" w:color="000000"/>
              <w:right w:val="single" w:sz="5" w:space="0" w:color="000000"/>
            </w:tcBorders>
            <w:shd w:val="clear" w:color="auto" w:fill="DBDBDB"/>
          </w:tcPr>
          <w:p w14:paraId="0404FBB0" w14:textId="77777777" w:rsidR="00952BD6" w:rsidRPr="005B4599" w:rsidRDefault="00952BD6" w:rsidP="00021244">
            <w:pPr>
              <w:ind w:left="100"/>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r>
      <w:tr w:rsidR="00952BD6" w:rsidRPr="005B4599" w14:paraId="28A34ED6"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5FDCE83B"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1</w:t>
            </w:r>
          </w:p>
        </w:tc>
        <w:tc>
          <w:tcPr>
            <w:tcW w:w="6400" w:type="dxa"/>
            <w:tcBorders>
              <w:top w:val="single" w:sz="5" w:space="0" w:color="000000"/>
              <w:left w:val="single" w:sz="5" w:space="0" w:color="000000"/>
              <w:bottom w:val="single" w:sz="5" w:space="0" w:color="000000"/>
              <w:right w:val="single" w:sz="5" w:space="0" w:color="000000"/>
            </w:tcBorders>
          </w:tcPr>
          <w:p w14:paraId="38C5FB12"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pacing w:val="-1"/>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ab</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tr</w:t>
            </w:r>
            <w:r w:rsidRPr="005B4599">
              <w:rPr>
                <w:rFonts w:ascii="Palatino Linotype" w:hAnsi="Palatino Linotype"/>
                <w:spacing w:val="3"/>
                <w:position w:val="1"/>
                <w:sz w:val="20"/>
                <w:szCs w:val="20"/>
              </w:rPr>
              <w:t>a</w:t>
            </w:r>
            <w:r w:rsidRPr="005B4599">
              <w:rPr>
                <w:rFonts w:ascii="Palatino Linotype" w:hAnsi="Palatino Linotype"/>
                <w:position w:val="1"/>
                <w:sz w:val="20"/>
                <w:szCs w:val="20"/>
              </w:rPr>
              <w:t>ct</w:t>
            </w:r>
            <w:r w:rsidRPr="005B4599">
              <w:rPr>
                <w:rFonts w:ascii="Palatino Linotype" w:hAnsi="Palatino Linotype"/>
                <w:spacing w:val="-7"/>
                <w:position w:val="1"/>
                <w:sz w:val="20"/>
                <w:szCs w:val="20"/>
              </w:rPr>
              <w:t xml:space="preserve"> is written between</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 xml:space="preserve">150 – </w:t>
            </w:r>
            <w:r>
              <w:rPr>
                <w:rFonts w:ascii="Palatino Linotype" w:hAnsi="Palatino Linotype"/>
                <w:position w:val="1"/>
                <w:sz w:val="20"/>
                <w:szCs w:val="20"/>
              </w:rPr>
              <w:t>25</w:t>
            </w:r>
            <w:r w:rsidRPr="005B4599">
              <w:rPr>
                <w:rFonts w:ascii="Palatino Linotype" w:hAnsi="Palatino Linotype"/>
                <w:position w:val="1"/>
                <w:sz w:val="20"/>
                <w:szCs w:val="20"/>
              </w:rPr>
              <w:t>0 wor</w:t>
            </w:r>
            <w:r w:rsidRPr="005B4599">
              <w:rPr>
                <w:rFonts w:ascii="Palatino Linotype" w:hAnsi="Palatino Linotype"/>
                <w:spacing w:val="1"/>
                <w:position w:val="1"/>
                <w:sz w:val="20"/>
                <w:szCs w:val="20"/>
              </w:rPr>
              <w:t>d</w:t>
            </w:r>
            <w:r w:rsidRPr="005B4599">
              <w:rPr>
                <w:rFonts w:ascii="Palatino Linotype" w:hAnsi="Palatino Linotype"/>
                <w:position w:val="1"/>
                <w:sz w:val="20"/>
                <w:szCs w:val="20"/>
              </w:rPr>
              <w:t>s</w:t>
            </w:r>
          </w:p>
        </w:tc>
        <w:tc>
          <w:tcPr>
            <w:tcW w:w="709" w:type="dxa"/>
            <w:tcBorders>
              <w:top w:val="single" w:sz="5" w:space="0" w:color="000000"/>
              <w:left w:val="single" w:sz="5" w:space="0" w:color="000000"/>
              <w:bottom w:val="single" w:sz="5" w:space="0" w:color="000000"/>
              <w:right w:val="single" w:sz="5" w:space="0" w:color="000000"/>
            </w:tcBorders>
          </w:tcPr>
          <w:p w14:paraId="1E3DC10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4221E036" w14:textId="77777777" w:rsidR="00952BD6" w:rsidRPr="005B4599" w:rsidRDefault="00952BD6" w:rsidP="00021244">
            <w:pPr>
              <w:jc w:val="center"/>
              <w:rPr>
                <w:rFonts w:ascii="Palatino Linotype" w:hAnsi="Palatino Linotype"/>
                <w:sz w:val="20"/>
                <w:szCs w:val="20"/>
              </w:rPr>
            </w:pPr>
          </w:p>
        </w:tc>
      </w:tr>
      <w:tr w:rsidR="00952BD6" w:rsidRPr="005B4599" w14:paraId="18EB2499"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1C142BB4"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2</w:t>
            </w:r>
          </w:p>
        </w:tc>
        <w:tc>
          <w:tcPr>
            <w:tcW w:w="6400" w:type="dxa"/>
            <w:tcBorders>
              <w:top w:val="single" w:sz="5" w:space="0" w:color="000000"/>
              <w:left w:val="single" w:sz="5" w:space="0" w:color="000000"/>
              <w:bottom w:val="single" w:sz="5" w:space="0" w:color="000000"/>
              <w:right w:val="single" w:sz="5" w:space="0" w:color="000000"/>
            </w:tcBorders>
          </w:tcPr>
          <w:p w14:paraId="4CDD6890"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s</w:t>
            </w:r>
            <w:r w:rsidRPr="005B4599">
              <w:rPr>
                <w:rFonts w:ascii="Palatino Linotype" w:hAnsi="Palatino Linotype"/>
                <w:spacing w:val="-8"/>
                <w:position w:val="1"/>
                <w:sz w:val="20"/>
                <w:szCs w:val="20"/>
              </w:rPr>
              <w:t xml:space="preserve"> the </w:t>
            </w:r>
            <w:r w:rsidRPr="005B4599">
              <w:rPr>
                <w:rFonts w:ascii="Palatino Linotype" w:hAnsi="Palatino Linotype"/>
                <w:spacing w:val="1"/>
                <w:position w:val="1"/>
                <w:sz w:val="20"/>
                <w:szCs w:val="20"/>
              </w:rPr>
              <w:t>pu</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p</w:t>
            </w:r>
            <w:r w:rsidRPr="005B4599">
              <w:rPr>
                <w:rFonts w:ascii="Palatino Linotype" w:hAnsi="Palatino Linotype"/>
                <w:position w:val="1"/>
                <w:sz w:val="20"/>
                <w:szCs w:val="20"/>
              </w:rPr>
              <w:t>o</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e</w:t>
            </w:r>
          </w:p>
        </w:tc>
        <w:tc>
          <w:tcPr>
            <w:tcW w:w="709" w:type="dxa"/>
            <w:tcBorders>
              <w:top w:val="single" w:sz="5" w:space="0" w:color="000000"/>
              <w:left w:val="single" w:sz="5" w:space="0" w:color="000000"/>
              <w:bottom w:val="single" w:sz="5" w:space="0" w:color="000000"/>
              <w:right w:val="single" w:sz="5" w:space="0" w:color="000000"/>
            </w:tcBorders>
          </w:tcPr>
          <w:p w14:paraId="650143C9"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C92704D" w14:textId="77777777" w:rsidR="00952BD6" w:rsidRPr="005B4599" w:rsidRDefault="00952BD6" w:rsidP="00021244">
            <w:pPr>
              <w:jc w:val="center"/>
              <w:rPr>
                <w:rFonts w:ascii="Palatino Linotype" w:hAnsi="Palatino Linotype"/>
                <w:sz w:val="20"/>
                <w:szCs w:val="20"/>
              </w:rPr>
            </w:pPr>
          </w:p>
        </w:tc>
      </w:tr>
      <w:tr w:rsidR="00952BD6" w:rsidRPr="005B4599" w14:paraId="39056EFB"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0FE7C758"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3</w:t>
            </w:r>
          </w:p>
        </w:tc>
        <w:tc>
          <w:tcPr>
            <w:tcW w:w="6400" w:type="dxa"/>
            <w:tcBorders>
              <w:top w:val="single" w:sz="5" w:space="0" w:color="000000"/>
              <w:left w:val="single" w:sz="5" w:space="0" w:color="000000"/>
              <w:bottom w:val="single" w:sz="5" w:space="0" w:color="000000"/>
              <w:right w:val="single" w:sz="5" w:space="0" w:color="000000"/>
            </w:tcBorders>
          </w:tcPr>
          <w:p w14:paraId="49D73291"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s</w:t>
            </w:r>
            <w:r w:rsidRPr="005B4599">
              <w:rPr>
                <w:rFonts w:ascii="Palatino Linotype" w:hAnsi="Palatino Linotype"/>
                <w:spacing w:val="-8"/>
                <w:position w:val="1"/>
                <w:sz w:val="20"/>
                <w:szCs w:val="20"/>
              </w:rPr>
              <w:t xml:space="preserve"> the </w:t>
            </w:r>
            <w:r w:rsidRPr="005B4599">
              <w:rPr>
                <w:rFonts w:ascii="Palatino Linotype" w:hAnsi="Palatino Linotype"/>
                <w:position w:val="1"/>
                <w:sz w:val="20"/>
                <w:szCs w:val="20"/>
              </w:rPr>
              <w:t>m</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od</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 research a</w:t>
            </w:r>
            <w:r w:rsidRPr="005B4599">
              <w:rPr>
                <w:rFonts w:ascii="Palatino Linotype" w:hAnsi="Palatino Linotype"/>
                <w:spacing w:val="1"/>
                <w:position w:val="1"/>
                <w:sz w:val="20"/>
                <w:szCs w:val="20"/>
              </w:rPr>
              <w:t>pp</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ach</w:t>
            </w:r>
          </w:p>
        </w:tc>
        <w:tc>
          <w:tcPr>
            <w:tcW w:w="709" w:type="dxa"/>
            <w:tcBorders>
              <w:top w:val="single" w:sz="5" w:space="0" w:color="000000"/>
              <w:left w:val="single" w:sz="5" w:space="0" w:color="000000"/>
              <w:bottom w:val="single" w:sz="5" w:space="0" w:color="000000"/>
              <w:right w:val="single" w:sz="5" w:space="0" w:color="000000"/>
            </w:tcBorders>
          </w:tcPr>
          <w:p w14:paraId="5FBBB5F9"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3F40EE5E" w14:textId="77777777" w:rsidR="00952BD6" w:rsidRPr="005B4599" w:rsidRDefault="00952BD6" w:rsidP="00021244">
            <w:pPr>
              <w:jc w:val="center"/>
              <w:rPr>
                <w:rFonts w:ascii="Palatino Linotype" w:hAnsi="Palatino Linotype"/>
                <w:sz w:val="20"/>
                <w:szCs w:val="20"/>
              </w:rPr>
            </w:pPr>
          </w:p>
        </w:tc>
      </w:tr>
      <w:tr w:rsidR="00952BD6" w:rsidRPr="005B4599" w14:paraId="1D268901"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207F5D11"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4</w:t>
            </w:r>
          </w:p>
        </w:tc>
        <w:tc>
          <w:tcPr>
            <w:tcW w:w="6400" w:type="dxa"/>
            <w:tcBorders>
              <w:top w:val="single" w:sz="5" w:space="0" w:color="000000"/>
              <w:left w:val="single" w:sz="5" w:space="0" w:color="000000"/>
              <w:bottom w:val="single" w:sz="5" w:space="0" w:color="000000"/>
              <w:right w:val="single" w:sz="5" w:space="0" w:color="000000"/>
            </w:tcBorders>
          </w:tcPr>
          <w:p w14:paraId="51220C66"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ins</w:t>
            </w:r>
            <w:r w:rsidRPr="005B4599">
              <w:rPr>
                <w:rFonts w:ascii="Palatino Linotype" w:hAnsi="Palatino Linotype"/>
                <w:spacing w:val="-6"/>
                <w:position w:val="1"/>
                <w:sz w:val="20"/>
                <w:szCs w:val="20"/>
              </w:rPr>
              <w:t xml:space="preserve"> the important </w:t>
            </w:r>
            <w:r w:rsidRPr="005B4599">
              <w:rPr>
                <w:rFonts w:ascii="Palatino Linotype" w:hAnsi="Palatino Linotype"/>
                <w:position w:val="1"/>
                <w:sz w:val="20"/>
                <w:szCs w:val="20"/>
              </w:rPr>
              <w:t>fin</w:t>
            </w:r>
            <w:r w:rsidRPr="005B4599">
              <w:rPr>
                <w:rFonts w:ascii="Palatino Linotype" w:hAnsi="Palatino Linotype"/>
                <w:spacing w:val="1"/>
                <w:position w:val="1"/>
                <w:sz w:val="20"/>
                <w:szCs w:val="20"/>
              </w:rPr>
              <w:t>d</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gs</w:t>
            </w:r>
            <w:r w:rsidRPr="005B4599">
              <w:rPr>
                <w:rFonts w:ascii="Palatino Linotype" w:hAnsi="Palatino Linotype"/>
                <w:spacing w:val="-8"/>
                <w:position w:val="1"/>
                <w:sz w:val="20"/>
                <w:szCs w:val="20"/>
              </w:rPr>
              <w:t xml:space="preserve"> </w:t>
            </w:r>
            <w:r w:rsidRPr="005B4599">
              <w:rPr>
                <w:rFonts w:ascii="Palatino Linotype" w:hAnsi="Palatino Linotype"/>
                <w:position w:val="1"/>
                <w:sz w:val="20"/>
                <w:szCs w:val="20"/>
              </w:rPr>
              <w:t>/ co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clus</w:t>
            </w:r>
            <w:r w:rsidRPr="005B4599">
              <w:rPr>
                <w:rFonts w:ascii="Palatino Linotype" w:hAnsi="Palatino Linotype"/>
                <w:spacing w:val="-1"/>
                <w:position w:val="1"/>
                <w:sz w:val="20"/>
                <w:szCs w:val="20"/>
              </w:rPr>
              <w:t>i</w:t>
            </w:r>
            <w:r w:rsidRPr="005B4599">
              <w:rPr>
                <w:rFonts w:ascii="Palatino Linotype" w:hAnsi="Palatino Linotype"/>
                <w:position w:val="1"/>
                <w:sz w:val="20"/>
                <w:szCs w:val="20"/>
              </w:rPr>
              <w:t>on</w:t>
            </w:r>
          </w:p>
        </w:tc>
        <w:tc>
          <w:tcPr>
            <w:tcW w:w="709" w:type="dxa"/>
            <w:tcBorders>
              <w:top w:val="single" w:sz="5" w:space="0" w:color="000000"/>
              <w:left w:val="single" w:sz="5" w:space="0" w:color="000000"/>
              <w:bottom w:val="single" w:sz="5" w:space="0" w:color="000000"/>
              <w:right w:val="single" w:sz="5" w:space="0" w:color="000000"/>
            </w:tcBorders>
          </w:tcPr>
          <w:p w14:paraId="224279E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B4A5187" w14:textId="77777777" w:rsidR="00952BD6" w:rsidRPr="005B4599" w:rsidRDefault="00952BD6" w:rsidP="00021244">
            <w:pPr>
              <w:jc w:val="center"/>
              <w:rPr>
                <w:rFonts w:ascii="Palatino Linotype" w:hAnsi="Palatino Linotype"/>
                <w:sz w:val="20"/>
                <w:szCs w:val="20"/>
              </w:rPr>
            </w:pPr>
          </w:p>
        </w:tc>
      </w:tr>
      <w:tr w:rsidR="00952BD6" w:rsidRPr="005B4599" w14:paraId="3634AE15"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6A62A0A3"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5</w:t>
            </w:r>
          </w:p>
        </w:tc>
        <w:tc>
          <w:tcPr>
            <w:tcW w:w="6400" w:type="dxa"/>
            <w:tcBorders>
              <w:top w:val="single" w:sz="5" w:space="0" w:color="000000"/>
              <w:left w:val="single" w:sz="5" w:space="0" w:color="000000"/>
              <w:bottom w:val="single" w:sz="5" w:space="0" w:color="000000"/>
              <w:right w:val="single" w:sz="5" w:space="0" w:color="000000"/>
            </w:tcBorders>
          </w:tcPr>
          <w:p w14:paraId="64B96CAC"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ins</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novelty/</w:t>
            </w:r>
            <w:r w:rsidRPr="005B4599">
              <w:rPr>
                <w:rFonts w:ascii="Palatino Linotype" w:hAnsi="Palatino Linotype"/>
                <w:position w:val="1"/>
                <w:sz w:val="20"/>
                <w:szCs w:val="20"/>
              </w:rPr>
              <w:t>or</w:t>
            </w:r>
            <w:r w:rsidRPr="005B4599">
              <w:rPr>
                <w:rFonts w:ascii="Palatino Linotype" w:hAnsi="Palatino Linotype"/>
                <w:spacing w:val="2"/>
                <w:position w:val="1"/>
                <w:sz w:val="20"/>
                <w:szCs w:val="20"/>
              </w:rPr>
              <w:t>i</w:t>
            </w:r>
            <w:r w:rsidRPr="005B4599">
              <w:rPr>
                <w:rFonts w:ascii="Palatino Linotype" w:hAnsi="Palatino Linotype"/>
                <w:position w:val="1"/>
                <w:sz w:val="20"/>
                <w:szCs w:val="20"/>
              </w:rPr>
              <w:t>gin</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lity</w:t>
            </w:r>
          </w:p>
        </w:tc>
        <w:tc>
          <w:tcPr>
            <w:tcW w:w="709" w:type="dxa"/>
            <w:tcBorders>
              <w:top w:val="single" w:sz="5" w:space="0" w:color="000000"/>
              <w:left w:val="single" w:sz="5" w:space="0" w:color="000000"/>
              <w:bottom w:val="single" w:sz="5" w:space="0" w:color="000000"/>
              <w:right w:val="single" w:sz="5" w:space="0" w:color="000000"/>
            </w:tcBorders>
          </w:tcPr>
          <w:p w14:paraId="388AEC0F"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448ED2AA" w14:textId="77777777" w:rsidR="00952BD6" w:rsidRPr="005B4599" w:rsidRDefault="00952BD6" w:rsidP="00021244">
            <w:pPr>
              <w:jc w:val="center"/>
              <w:rPr>
                <w:rFonts w:ascii="Palatino Linotype" w:hAnsi="Palatino Linotype"/>
                <w:sz w:val="20"/>
                <w:szCs w:val="20"/>
              </w:rPr>
            </w:pPr>
          </w:p>
        </w:tc>
      </w:tr>
      <w:tr w:rsidR="00952BD6" w:rsidRPr="005B4599" w14:paraId="5EADB711"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1E072BCE"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6</w:t>
            </w:r>
          </w:p>
        </w:tc>
        <w:tc>
          <w:tcPr>
            <w:tcW w:w="6400" w:type="dxa"/>
            <w:tcBorders>
              <w:top w:val="single" w:sz="5" w:space="0" w:color="000000"/>
              <w:left w:val="single" w:sz="5" w:space="0" w:color="000000"/>
              <w:bottom w:val="single" w:sz="5" w:space="0" w:color="000000"/>
              <w:right w:val="single" w:sz="5" w:space="0" w:color="000000"/>
            </w:tcBorders>
          </w:tcPr>
          <w:p w14:paraId="14283EF4"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pacing w:val="-1"/>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ab</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tr</w:t>
            </w:r>
            <w:r w:rsidRPr="005B4599">
              <w:rPr>
                <w:rFonts w:ascii="Palatino Linotype" w:hAnsi="Palatino Linotype"/>
                <w:spacing w:val="3"/>
                <w:position w:val="1"/>
                <w:sz w:val="20"/>
                <w:szCs w:val="20"/>
              </w:rPr>
              <w:t>a</w:t>
            </w:r>
            <w:r w:rsidRPr="005B4599">
              <w:rPr>
                <w:rFonts w:ascii="Palatino Linotype" w:hAnsi="Palatino Linotype"/>
                <w:position w:val="1"/>
                <w:sz w:val="20"/>
                <w:szCs w:val="20"/>
              </w:rPr>
              <w:t>ct</w:t>
            </w:r>
            <w:r w:rsidRPr="005B4599">
              <w:rPr>
                <w:rFonts w:ascii="Palatino Linotype" w:hAnsi="Palatino Linotype"/>
                <w:spacing w:val="-7"/>
                <w:position w:val="1"/>
                <w:sz w:val="20"/>
                <w:szCs w:val="20"/>
              </w:rPr>
              <w:t xml:space="preserve"> is completed with k</w:t>
            </w:r>
            <w:r w:rsidRPr="005B4599">
              <w:rPr>
                <w:rFonts w:ascii="Palatino Linotype" w:hAnsi="Palatino Linotype"/>
                <w:position w:val="1"/>
                <w:sz w:val="20"/>
                <w:szCs w:val="20"/>
              </w:rPr>
              <w:t>e</w:t>
            </w:r>
            <w:r w:rsidRPr="005B4599">
              <w:rPr>
                <w:rFonts w:ascii="Palatino Linotype" w:hAnsi="Palatino Linotype"/>
                <w:spacing w:val="1"/>
                <w:position w:val="1"/>
                <w:sz w:val="20"/>
                <w:szCs w:val="20"/>
              </w:rPr>
              <w:t>y</w:t>
            </w:r>
            <w:r w:rsidRPr="005B4599">
              <w:rPr>
                <w:rFonts w:ascii="Palatino Linotype" w:hAnsi="Palatino Linotype"/>
                <w:spacing w:val="-1"/>
                <w:position w:val="1"/>
                <w:sz w:val="20"/>
                <w:szCs w:val="20"/>
              </w:rPr>
              <w:t>w</w:t>
            </w:r>
            <w:r w:rsidRPr="005B4599">
              <w:rPr>
                <w:rFonts w:ascii="Palatino Linotype" w:hAnsi="Palatino Linotype"/>
                <w:position w:val="1"/>
                <w:sz w:val="20"/>
                <w:szCs w:val="20"/>
              </w:rPr>
              <w:t>or</w:t>
            </w:r>
            <w:r w:rsidRPr="005B4599">
              <w:rPr>
                <w:rFonts w:ascii="Palatino Linotype" w:hAnsi="Palatino Linotype"/>
                <w:spacing w:val="3"/>
                <w:position w:val="1"/>
                <w:sz w:val="20"/>
                <w:szCs w:val="20"/>
              </w:rPr>
              <w:t>d</w:t>
            </w:r>
            <w:r w:rsidRPr="005B4599">
              <w:rPr>
                <w:rFonts w:ascii="Palatino Linotype" w:hAnsi="Palatino Linotype"/>
                <w:position w:val="1"/>
                <w:sz w:val="20"/>
                <w:szCs w:val="20"/>
              </w:rPr>
              <w:t>s</w:t>
            </w:r>
          </w:p>
        </w:tc>
        <w:tc>
          <w:tcPr>
            <w:tcW w:w="709" w:type="dxa"/>
            <w:tcBorders>
              <w:top w:val="single" w:sz="5" w:space="0" w:color="000000"/>
              <w:left w:val="single" w:sz="5" w:space="0" w:color="000000"/>
              <w:bottom w:val="single" w:sz="5" w:space="0" w:color="000000"/>
              <w:right w:val="single" w:sz="5" w:space="0" w:color="000000"/>
            </w:tcBorders>
          </w:tcPr>
          <w:p w14:paraId="6703C432"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168A9CCA" w14:textId="77777777" w:rsidR="00952BD6" w:rsidRPr="005B4599" w:rsidRDefault="00952BD6" w:rsidP="00021244">
            <w:pPr>
              <w:jc w:val="center"/>
              <w:rPr>
                <w:rFonts w:ascii="Palatino Linotype" w:hAnsi="Palatino Linotype"/>
                <w:sz w:val="20"/>
                <w:szCs w:val="20"/>
              </w:rPr>
            </w:pPr>
          </w:p>
        </w:tc>
      </w:tr>
      <w:tr w:rsidR="00952BD6" w:rsidRPr="005B4599" w14:paraId="2BC8A6F1"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4954DE2B" w14:textId="77777777" w:rsidR="00952BD6" w:rsidRPr="005B4599" w:rsidRDefault="00952BD6" w:rsidP="00021244">
            <w:pPr>
              <w:ind w:left="199" w:right="201"/>
              <w:rPr>
                <w:rFonts w:ascii="Palatino Linotype" w:hAnsi="Palatino Linotype"/>
                <w:w w:val="99"/>
                <w:position w:val="1"/>
                <w:sz w:val="20"/>
                <w:szCs w:val="20"/>
              </w:rPr>
            </w:pPr>
          </w:p>
        </w:tc>
        <w:tc>
          <w:tcPr>
            <w:tcW w:w="6400" w:type="dxa"/>
            <w:tcBorders>
              <w:top w:val="single" w:sz="5" w:space="0" w:color="000000"/>
              <w:left w:val="single" w:sz="5" w:space="0" w:color="000000"/>
              <w:bottom w:val="single" w:sz="5" w:space="0" w:color="000000"/>
              <w:right w:val="single" w:sz="5" w:space="0" w:color="000000"/>
            </w:tcBorders>
          </w:tcPr>
          <w:p w14:paraId="57DBED0A" w14:textId="77777777" w:rsidR="00952BD6" w:rsidRPr="005B4599" w:rsidRDefault="00952BD6" w:rsidP="00021244">
            <w:pPr>
              <w:ind w:left="102"/>
              <w:rPr>
                <w:rFonts w:ascii="Palatino Linotype" w:hAnsi="Palatino Linotype"/>
                <w:spacing w:val="-1"/>
                <w:position w:val="1"/>
                <w:sz w:val="20"/>
                <w:szCs w:val="20"/>
              </w:rPr>
            </w:pPr>
          </w:p>
        </w:tc>
        <w:tc>
          <w:tcPr>
            <w:tcW w:w="709" w:type="dxa"/>
            <w:tcBorders>
              <w:top w:val="single" w:sz="5" w:space="0" w:color="000000"/>
              <w:left w:val="single" w:sz="5" w:space="0" w:color="000000"/>
              <w:bottom w:val="single" w:sz="5" w:space="0" w:color="000000"/>
              <w:right w:val="single" w:sz="5" w:space="0" w:color="000000"/>
            </w:tcBorders>
          </w:tcPr>
          <w:p w14:paraId="2B21752C"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3D98D8F9" w14:textId="77777777" w:rsidR="00952BD6" w:rsidRPr="005B4599" w:rsidRDefault="00952BD6" w:rsidP="00021244">
            <w:pPr>
              <w:jc w:val="center"/>
              <w:rPr>
                <w:rFonts w:ascii="Palatino Linotype" w:hAnsi="Palatino Linotype"/>
                <w:sz w:val="20"/>
                <w:szCs w:val="20"/>
              </w:rPr>
            </w:pPr>
          </w:p>
        </w:tc>
      </w:tr>
      <w:tr w:rsidR="00952BD6" w:rsidRPr="005B4599" w14:paraId="42E18B9F" w14:textId="77777777" w:rsidTr="00021244">
        <w:trPr>
          <w:trHeight w:hRule="exact" w:val="344"/>
        </w:trPr>
        <w:tc>
          <w:tcPr>
            <w:tcW w:w="6983" w:type="dxa"/>
            <w:gridSpan w:val="2"/>
            <w:tcBorders>
              <w:top w:val="single" w:sz="5" w:space="0" w:color="000000"/>
              <w:left w:val="single" w:sz="5" w:space="0" w:color="000000"/>
              <w:bottom w:val="single" w:sz="5" w:space="0" w:color="000000"/>
              <w:right w:val="single" w:sz="5" w:space="0" w:color="000000"/>
            </w:tcBorders>
            <w:shd w:val="clear" w:color="auto" w:fill="C5E0B3"/>
          </w:tcPr>
          <w:p w14:paraId="4BB94743" w14:textId="77777777" w:rsidR="00952BD6" w:rsidRPr="005B4599" w:rsidRDefault="00952BD6" w:rsidP="00021244">
            <w:pPr>
              <w:ind w:left="2160" w:right="1555"/>
              <w:rPr>
                <w:rFonts w:ascii="Palatino Linotype" w:hAnsi="Palatino Linotype"/>
                <w:sz w:val="20"/>
                <w:szCs w:val="20"/>
              </w:rPr>
            </w:pPr>
            <w:r w:rsidRPr="005B4599">
              <w:rPr>
                <w:rFonts w:ascii="Palatino Linotype" w:hAnsi="Palatino Linotype"/>
                <w:b/>
                <w:position w:val="1"/>
                <w:sz w:val="20"/>
                <w:szCs w:val="20"/>
              </w:rPr>
              <w:t>F</w:t>
            </w:r>
            <w:r w:rsidRPr="005B4599">
              <w:rPr>
                <w:rFonts w:ascii="Palatino Linotype" w:hAnsi="Palatino Linotype"/>
                <w:b/>
                <w:spacing w:val="-1"/>
                <w:position w:val="1"/>
                <w:sz w:val="20"/>
                <w:szCs w:val="20"/>
              </w:rPr>
              <w:t>ig</w:t>
            </w:r>
            <w:r w:rsidRPr="005B4599">
              <w:rPr>
                <w:rFonts w:ascii="Palatino Linotype" w:hAnsi="Palatino Linotype"/>
                <w:b/>
                <w:spacing w:val="1"/>
                <w:position w:val="1"/>
                <w:sz w:val="20"/>
                <w:szCs w:val="20"/>
              </w:rPr>
              <w:t>ur</w:t>
            </w:r>
            <w:r w:rsidRPr="005B4599">
              <w:rPr>
                <w:rFonts w:ascii="Palatino Linotype" w:hAnsi="Palatino Linotype"/>
                <w:b/>
                <w:position w:val="1"/>
                <w:sz w:val="20"/>
                <w:szCs w:val="20"/>
              </w:rPr>
              <w:t>es</w:t>
            </w:r>
            <w:r w:rsidRPr="005B4599">
              <w:rPr>
                <w:rFonts w:ascii="Palatino Linotype" w:hAnsi="Palatino Linotype"/>
                <w:b/>
                <w:spacing w:val="-6"/>
                <w:position w:val="1"/>
                <w:sz w:val="20"/>
                <w:szCs w:val="20"/>
              </w:rPr>
              <w:t xml:space="preserve"> </w:t>
            </w:r>
            <w:r w:rsidRPr="005B4599">
              <w:rPr>
                <w:rFonts w:ascii="Palatino Linotype" w:hAnsi="Palatino Linotype"/>
                <w:b/>
                <w:position w:val="1"/>
                <w:sz w:val="20"/>
                <w:szCs w:val="20"/>
              </w:rPr>
              <w:t>(if</w:t>
            </w:r>
            <w:r w:rsidRPr="005B4599">
              <w:rPr>
                <w:rFonts w:ascii="Palatino Linotype" w:hAnsi="Palatino Linotype"/>
                <w:b/>
                <w:spacing w:val="-3"/>
                <w:position w:val="1"/>
                <w:sz w:val="20"/>
                <w:szCs w:val="20"/>
              </w:rPr>
              <w:t xml:space="preserve"> a</w:t>
            </w:r>
            <w:r w:rsidRPr="005B4599">
              <w:rPr>
                <w:rFonts w:ascii="Palatino Linotype" w:hAnsi="Palatino Linotype"/>
                <w:b/>
                <w:spacing w:val="2"/>
                <w:w w:val="99"/>
                <w:position w:val="1"/>
                <w:sz w:val="20"/>
                <w:szCs w:val="20"/>
              </w:rPr>
              <w:t>p</w:t>
            </w:r>
            <w:r w:rsidRPr="005B4599">
              <w:rPr>
                <w:rFonts w:ascii="Palatino Linotype" w:hAnsi="Palatino Linotype"/>
                <w:b/>
                <w:spacing w:val="1"/>
                <w:w w:val="99"/>
                <w:position w:val="1"/>
                <w:sz w:val="20"/>
                <w:szCs w:val="20"/>
              </w:rPr>
              <w:t>pl</w:t>
            </w:r>
            <w:r w:rsidRPr="005B4599">
              <w:rPr>
                <w:rFonts w:ascii="Palatino Linotype" w:hAnsi="Palatino Linotype"/>
                <w:b/>
                <w:spacing w:val="-1"/>
                <w:w w:val="99"/>
                <w:position w:val="1"/>
                <w:sz w:val="20"/>
                <w:szCs w:val="20"/>
              </w:rPr>
              <w:t>i</w:t>
            </w:r>
            <w:r w:rsidRPr="005B4599">
              <w:rPr>
                <w:rFonts w:ascii="Palatino Linotype" w:hAnsi="Palatino Linotype"/>
                <w:b/>
                <w:spacing w:val="1"/>
                <w:w w:val="99"/>
                <w:position w:val="1"/>
                <w:sz w:val="20"/>
                <w:szCs w:val="20"/>
              </w:rPr>
              <w:t>c</w:t>
            </w:r>
            <w:r w:rsidRPr="005B4599">
              <w:rPr>
                <w:rFonts w:ascii="Palatino Linotype" w:hAnsi="Palatino Linotype"/>
                <w:b/>
                <w:w w:val="99"/>
                <w:position w:val="1"/>
                <w:sz w:val="20"/>
                <w:szCs w:val="20"/>
              </w:rPr>
              <w:t>a</w:t>
            </w:r>
            <w:r w:rsidRPr="005B4599">
              <w:rPr>
                <w:rFonts w:ascii="Palatino Linotype" w:hAnsi="Palatino Linotype"/>
                <w:b/>
                <w:spacing w:val="1"/>
                <w:w w:val="99"/>
                <w:position w:val="1"/>
                <w:sz w:val="20"/>
                <w:szCs w:val="20"/>
              </w:rPr>
              <w:t>b</w:t>
            </w:r>
            <w:r w:rsidRPr="005B4599">
              <w:rPr>
                <w:rFonts w:ascii="Palatino Linotype" w:hAnsi="Palatino Linotype"/>
                <w:b/>
                <w:spacing w:val="-1"/>
                <w:w w:val="99"/>
                <w:position w:val="1"/>
                <w:sz w:val="20"/>
                <w:szCs w:val="20"/>
              </w:rPr>
              <w:t>l</w:t>
            </w:r>
            <w:r w:rsidRPr="005B4599">
              <w:rPr>
                <w:rFonts w:ascii="Palatino Linotype" w:hAnsi="Palatino Linotype"/>
                <w:b/>
                <w:w w:val="99"/>
                <w:position w:val="1"/>
                <w:sz w:val="20"/>
                <w:szCs w:val="20"/>
              </w:rPr>
              <w:t>e)</w:t>
            </w:r>
          </w:p>
        </w:tc>
        <w:tc>
          <w:tcPr>
            <w:tcW w:w="709" w:type="dxa"/>
            <w:tcBorders>
              <w:top w:val="single" w:sz="5" w:space="0" w:color="000000"/>
              <w:left w:val="single" w:sz="5" w:space="0" w:color="000000"/>
              <w:bottom w:val="single" w:sz="5" w:space="0" w:color="000000"/>
              <w:right w:val="single" w:sz="5" w:space="0" w:color="000000"/>
            </w:tcBorders>
            <w:shd w:val="clear" w:color="auto" w:fill="C5E0B3"/>
          </w:tcPr>
          <w:p w14:paraId="1DEFBBC5"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shd w:val="clear" w:color="auto" w:fill="C5E0B3"/>
          </w:tcPr>
          <w:p w14:paraId="110333A9" w14:textId="77777777" w:rsidR="00952BD6" w:rsidRPr="005B4599" w:rsidRDefault="00952BD6" w:rsidP="00021244">
            <w:pPr>
              <w:jc w:val="center"/>
              <w:rPr>
                <w:rFonts w:ascii="Palatino Linotype" w:hAnsi="Palatino Linotype"/>
                <w:sz w:val="20"/>
                <w:szCs w:val="20"/>
              </w:rPr>
            </w:pPr>
          </w:p>
        </w:tc>
      </w:tr>
      <w:tr w:rsidR="00952BD6" w:rsidRPr="005B4599" w14:paraId="7CF23942" w14:textId="77777777" w:rsidTr="00021244">
        <w:trPr>
          <w:trHeight w:hRule="exact" w:val="260"/>
        </w:trPr>
        <w:tc>
          <w:tcPr>
            <w:tcW w:w="583" w:type="dxa"/>
            <w:tcBorders>
              <w:top w:val="single" w:sz="5" w:space="0" w:color="000000"/>
              <w:left w:val="single" w:sz="5" w:space="0" w:color="000000"/>
              <w:bottom w:val="single" w:sz="5" w:space="0" w:color="000000"/>
              <w:right w:val="single" w:sz="5" w:space="0" w:color="000000"/>
            </w:tcBorders>
            <w:shd w:val="clear" w:color="auto" w:fill="DBDBDB"/>
          </w:tcPr>
          <w:p w14:paraId="61B63990" w14:textId="77777777" w:rsidR="00952BD6" w:rsidRPr="005B4599" w:rsidRDefault="00952BD6" w:rsidP="00021244">
            <w:pPr>
              <w:ind w:left="153"/>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c>
          <w:tcPr>
            <w:tcW w:w="6400" w:type="dxa"/>
            <w:tcBorders>
              <w:top w:val="single" w:sz="5" w:space="0" w:color="000000"/>
              <w:left w:val="single" w:sz="5" w:space="0" w:color="000000"/>
              <w:bottom w:val="single" w:sz="5" w:space="0" w:color="000000"/>
              <w:right w:val="single" w:sz="5" w:space="0" w:color="000000"/>
            </w:tcBorders>
            <w:shd w:val="clear" w:color="auto" w:fill="DBDBDB"/>
          </w:tcPr>
          <w:p w14:paraId="26CB2B3F" w14:textId="77777777" w:rsidR="00952BD6" w:rsidRPr="005B4599" w:rsidRDefault="00952BD6" w:rsidP="00021244">
            <w:pPr>
              <w:ind w:left="102"/>
              <w:rPr>
                <w:rFonts w:ascii="Palatino Linotype" w:eastAsia="Courier New" w:hAnsi="Palatino Linotype"/>
                <w:sz w:val="20"/>
                <w:szCs w:val="20"/>
              </w:rPr>
            </w:pPr>
            <w:r w:rsidRPr="005B4599">
              <w:rPr>
                <w:rFonts w:ascii="Palatino Linotype" w:eastAsia="Courier New" w:hAnsi="Palatino Linotype"/>
                <w:b/>
                <w:position w:val="2"/>
                <w:sz w:val="20"/>
                <w:szCs w:val="20"/>
              </w:rPr>
              <w:t>Item</w:t>
            </w:r>
          </w:p>
        </w:tc>
        <w:tc>
          <w:tcPr>
            <w:tcW w:w="709" w:type="dxa"/>
            <w:tcBorders>
              <w:top w:val="single" w:sz="5" w:space="0" w:color="000000"/>
              <w:left w:val="single" w:sz="5" w:space="0" w:color="000000"/>
              <w:bottom w:val="single" w:sz="5" w:space="0" w:color="000000"/>
              <w:right w:val="single" w:sz="5" w:space="0" w:color="000000"/>
            </w:tcBorders>
            <w:shd w:val="clear" w:color="auto" w:fill="DBDBDB"/>
          </w:tcPr>
          <w:p w14:paraId="5B46D2DF" w14:textId="77777777" w:rsidR="00952BD6" w:rsidRPr="005B4599" w:rsidRDefault="00952BD6" w:rsidP="00021244">
            <w:pPr>
              <w:ind w:left="102"/>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Yes</w:t>
            </w:r>
          </w:p>
        </w:tc>
        <w:tc>
          <w:tcPr>
            <w:tcW w:w="708" w:type="dxa"/>
            <w:tcBorders>
              <w:top w:val="single" w:sz="5" w:space="0" w:color="000000"/>
              <w:left w:val="single" w:sz="5" w:space="0" w:color="000000"/>
              <w:bottom w:val="single" w:sz="5" w:space="0" w:color="000000"/>
              <w:right w:val="single" w:sz="5" w:space="0" w:color="000000"/>
            </w:tcBorders>
            <w:shd w:val="clear" w:color="auto" w:fill="DBDBDB"/>
          </w:tcPr>
          <w:p w14:paraId="47149DB0" w14:textId="77777777" w:rsidR="00952BD6" w:rsidRPr="005B4599" w:rsidRDefault="00952BD6" w:rsidP="00021244">
            <w:pPr>
              <w:ind w:left="100"/>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r>
      <w:tr w:rsidR="00952BD6" w:rsidRPr="005B4599" w14:paraId="63C77435" w14:textId="77777777" w:rsidTr="00021244">
        <w:trPr>
          <w:trHeight w:hRule="exact" w:val="582"/>
        </w:trPr>
        <w:tc>
          <w:tcPr>
            <w:tcW w:w="583" w:type="dxa"/>
            <w:tcBorders>
              <w:top w:val="single" w:sz="5" w:space="0" w:color="000000"/>
              <w:left w:val="single" w:sz="5" w:space="0" w:color="000000"/>
              <w:bottom w:val="single" w:sz="5" w:space="0" w:color="000000"/>
              <w:right w:val="single" w:sz="5" w:space="0" w:color="000000"/>
            </w:tcBorders>
          </w:tcPr>
          <w:p w14:paraId="738B8E63"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sz w:val="20"/>
                <w:szCs w:val="20"/>
              </w:rPr>
              <w:t>1</w:t>
            </w:r>
          </w:p>
        </w:tc>
        <w:tc>
          <w:tcPr>
            <w:tcW w:w="6400" w:type="dxa"/>
            <w:tcBorders>
              <w:top w:val="single" w:sz="5" w:space="0" w:color="000000"/>
              <w:left w:val="single" w:sz="5" w:space="0" w:color="000000"/>
              <w:bottom w:val="single" w:sz="5" w:space="0" w:color="000000"/>
              <w:right w:val="single" w:sz="5" w:space="0" w:color="000000"/>
            </w:tcBorders>
          </w:tcPr>
          <w:p w14:paraId="4BE25E15"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f</w:t>
            </w:r>
            <w:r w:rsidRPr="005B4599">
              <w:rPr>
                <w:rFonts w:ascii="Palatino Linotype" w:hAnsi="Palatino Linotype"/>
                <w:position w:val="1"/>
                <w:sz w:val="20"/>
                <w:szCs w:val="20"/>
              </w:rPr>
              <w:t>igu</w:t>
            </w:r>
            <w:r w:rsidRPr="005B4599">
              <w:rPr>
                <w:rFonts w:ascii="Palatino Linotype" w:hAnsi="Palatino Linotype"/>
                <w:spacing w:val="1"/>
                <w:position w:val="1"/>
                <w:sz w:val="20"/>
                <w:szCs w:val="20"/>
              </w:rPr>
              <w:t>re</w:t>
            </w:r>
            <w:r w:rsidRPr="005B4599">
              <w:rPr>
                <w:rFonts w:ascii="Palatino Linotype" w:hAnsi="Palatino Linotype"/>
                <w:position w:val="1"/>
                <w:sz w:val="20"/>
                <w:szCs w:val="20"/>
              </w:rPr>
              <w:t>s</w:t>
            </w:r>
            <w:r w:rsidRPr="005B4599">
              <w:rPr>
                <w:rFonts w:ascii="Palatino Linotype" w:hAnsi="Palatino Linotype"/>
                <w:spacing w:val="-7"/>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re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c</w:t>
            </w:r>
            <w:r w:rsidRPr="005B4599">
              <w:rPr>
                <w:rFonts w:ascii="Palatino Linotype" w:hAnsi="Palatino Linotype"/>
                <w:spacing w:val="3"/>
                <w:position w:val="1"/>
                <w:sz w:val="20"/>
                <w:szCs w:val="20"/>
              </w:rPr>
              <w:t>l</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ar</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d</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b</w:t>
            </w:r>
            <w:r w:rsidRPr="005B4599">
              <w:rPr>
                <w:rFonts w:ascii="Palatino Linotype" w:hAnsi="Palatino Linotype"/>
                <w:position w:val="1"/>
                <w:sz w:val="20"/>
                <w:szCs w:val="20"/>
              </w:rPr>
              <w:t>le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a</w:t>
            </w:r>
            <w:r w:rsidRPr="005B4599">
              <w:rPr>
                <w:rFonts w:ascii="Palatino Linotype" w:hAnsi="Palatino Linotype"/>
                <w:spacing w:val="3"/>
                <w:position w:val="1"/>
                <w:sz w:val="20"/>
                <w:szCs w:val="20"/>
              </w:rPr>
              <w:t>g</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t</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xt</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leg</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nd</w:t>
            </w:r>
            <w:r w:rsidRPr="005B4599">
              <w:rPr>
                <w:rFonts w:ascii="Palatino Linotype" w:hAnsi="Palatino Linotype"/>
                <w:position w:val="1"/>
                <w:sz w:val="20"/>
                <w:szCs w:val="20"/>
              </w:rPr>
              <w:t>)</w:t>
            </w:r>
            <w:r>
              <w:rPr>
                <w:rFonts w:ascii="Palatino Linotype" w:hAnsi="Palatino Linotype"/>
                <w:position w:val="1"/>
                <w:sz w:val="20"/>
                <w:szCs w:val="20"/>
              </w:rPr>
              <w:t xml:space="preserve"> with high resolution</w:t>
            </w:r>
          </w:p>
        </w:tc>
        <w:tc>
          <w:tcPr>
            <w:tcW w:w="709" w:type="dxa"/>
            <w:tcBorders>
              <w:top w:val="single" w:sz="5" w:space="0" w:color="000000"/>
              <w:left w:val="single" w:sz="5" w:space="0" w:color="000000"/>
              <w:bottom w:val="single" w:sz="5" w:space="0" w:color="000000"/>
              <w:right w:val="single" w:sz="5" w:space="0" w:color="000000"/>
            </w:tcBorders>
          </w:tcPr>
          <w:p w14:paraId="464017AE"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23D95610" w14:textId="77777777" w:rsidR="00952BD6" w:rsidRPr="005B4599" w:rsidRDefault="00952BD6" w:rsidP="00021244">
            <w:pPr>
              <w:jc w:val="center"/>
              <w:rPr>
                <w:rFonts w:ascii="Palatino Linotype" w:hAnsi="Palatino Linotype"/>
                <w:sz w:val="20"/>
                <w:szCs w:val="20"/>
              </w:rPr>
            </w:pPr>
          </w:p>
        </w:tc>
      </w:tr>
      <w:tr w:rsidR="00952BD6" w:rsidRPr="005B4599" w14:paraId="57C5684A"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75C211A2"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sz w:val="20"/>
                <w:szCs w:val="20"/>
              </w:rPr>
              <w:t>2</w:t>
            </w:r>
          </w:p>
        </w:tc>
        <w:tc>
          <w:tcPr>
            <w:tcW w:w="6400" w:type="dxa"/>
            <w:tcBorders>
              <w:top w:val="single" w:sz="5" w:space="0" w:color="000000"/>
              <w:left w:val="single" w:sz="5" w:space="0" w:color="000000"/>
              <w:bottom w:val="single" w:sz="5" w:space="0" w:color="000000"/>
              <w:right w:val="single" w:sz="5" w:space="0" w:color="000000"/>
            </w:tcBorders>
          </w:tcPr>
          <w:p w14:paraId="312B61C6"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f</w:t>
            </w:r>
            <w:r w:rsidRPr="005B4599">
              <w:rPr>
                <w:rFonts w:ascii="Palatino Linotype" w:hAnsi="Palatino Linotype"/>
                <w:position w:val="1"/>
                <w:sz w:val="20"/>
                <w:szCs w:val="20"/>
              </w:rPr>
              <w:t>igu</w:t>
            </w:r>
            <w:r w:rsidRPr="005B4599">
              <w:rPr>
                <w:rFonts w:ascii="Palatino Linotype" w:hAnsi="Palatino Linotype"/>
                <w:spacing w:val="1"/>
                <w:position w:val="1"/>
                <w:sz w:val="20"/>
                <w:szCs w:val="20"/>
              </w:rPr>
              <w:t>re</w:t>
            </w:r>
            <w:r w:rsidRPr="005B4599">
              <w:rPr>
                <w:rFonts w:ascii="Palatino Linotype" w:hAnsi="Palatino Linotype"/>
                <w:position w:val="1"/>
                <w:sz w:val="20"/>
                <w:szCs w:val="20"/>
              </w:rPr>
              <w:t>s</w:t>
            </w:r>
            <w:r w:rsidRPr="005B4599">
              <w:rPr>
                <w:rFonts w:ascii="Palatino Linotype" w:hAnsi="Palatino Linotype"/>
                <w:spacing w:val="-7"/>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re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fo</w:t>
            </w:r>
            <w:r w:rsidRPr="005B4599">
              <w:rPr>
                <w:rFonts w:ascii="Palatino Linotype" w:hAnsi="Palatino Linotype"/>
                <w:spacing w:val="3"/>
                <w:position w:val="1"/>
                <w:sz w:val="20"/>
                <w:szCs w:val="20"/>
              </w:rPr>
              <w:t>r</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al</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y</w:t>
            </w:r>
            <w:r w:rsidRPr="005B4599">
              <w:rPr>
                <w:rFonts w:ascii="Palatino Linotype" w:hAnsi="Palatino Linotype"/>
                <w:spacing w:val="2"/>
                <w:position w:val="1"/>
                <w:sz w:val="20"/>
                <w:szCs w:val="20"/>
              </w:rPr>
              <w:t>l</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wit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o</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t</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dund</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w:t>
            </w:r>
            <w:r w:rsidRPr="005B4599">
              <w:rPr>
                <w:rFonts w:ascii="Palatino Linotype" w:hAnsi="Palatino Linotype"/>
                <w:spacing w:val="-8"/>
                <w:position w:val="1"/>
                <w:sz w:val="20"/>
                <w:szCs w:val="20"/>
              </w:rPr>
              <w:t xml:space="preserve"> </w:t>
            </w:r>
            <w:r w:rsidRPr="005B4599">
              <w:rPr>
                <w:rFonts w:ascii="Palatino Linotype" w:hAnsi="Palatino Linotype"/>
                <w:position w:val="1"/>
                <w:sz w:val="20"/>
                <w:szCs w:val="20"/>
              </w:rPr>
              <w:t>ti</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le</w:t>
            </w:r>
          </w:p>
        </w:tc>
        <w:tc>
          <w:tcPr>
            <w:tcW w:w="709" w:type="dxa"/>
            <w:tcBorders>
              <w:top w:val="single" w:sz="5" w:space="0" w:color="000000"/>
              <w:left w:val="single" w:sz="5" w:space="0" w:color="000000"/>
              <w:bottom w:val="single" w:sz="5" w:space="0" w:color="000000"/>
              <w:right w:val="single" w:sz="5" w:space="0" w:color="000000"/>
            </w:tcBorders>
          </w:tcPr>
          <w:p w14:paraId="6852AE63"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46F8F46A" w14:textId="77777777" w:rsidR="00952BD6" w:rsidRPr="005B4599" w:rsidRDefault="00952BD6" w:rsidP="00021244">
            <w:pPr>
              <w:jc w:val="center"/>
              <w:rPr>
                <w:rFonts w:ascii="Palatino Linotype" w:hAnsi="Palatino Linotype"/>
                <w:sz w:val="20"/>
                <w:szCs w:val="20"/>
              </w:rPr>
            </w:pPr>
          </w:p>
        </w:tc>
      </w:tr>
      <w:tr w:rsidR="00952BD6" w:rsidRPr="005B4599" w14:paraId="21AD377C" w14:textId="77777777" w:rsidTr="00021244">
        <w:trPr>
          <w:trHeight w:hRule="exact" w:val="632"/>
        </w:trPr>
        <w:tc>
          <w:tcPr>
            <w:tcW w:w="583" w:type="dxa"/>
            <w:tcBorders>
              <w:top w:val="single" w:sz="5" w:space="0" w:color="000000"/>
              <w:left w:val="single" w:sz="5" w:space="0" w:color="000000"/>
              <w:bottom w:val="single" w:sz="5" w:space="0" w:color="000000"/>
              <w:right w:val="single" w:sz="5" w:space="0" w:color="000000"/>
            </w:tcBorders>
          </w:tcPr>
          <w:p w14:paraId="4B3EBA4C"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3</w:t>
            </w:r>
          </w:p>
        </w:tc>
        <w:tc>
          <w:tcPr>
            <w:tcW w:w="6400" w:type="dxa"/>
            <w:tcBorders>
              <w:top w:val="single" w:sz="5" w:space="0" w:color="000000"/>
              <w:left w:val="single" w:sz="5" w:space="0" w:color="000000"/>
              <w:bottom w:val="single" w:sz="5" w:space="0" w:color="000000"/>
              <w:right w:val="single" w:sz="5" w:space="0" w:color="000000"/>
            </w:tcBorders>
          </w:tcPr>
          <w:p w14:paraId="407DC02A"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spacing w:val="-1"/>
                <w:position w:val="1"/>
                <w:sz w:val="20"/>
                <w:szCs w:val="20"/>
              </w:rPr>
              <w:t>f</w:t>
            </w:r>
            <w:r w:rsidRPr="005B4599">
              <w:rPr>
                <w:rFonts w:ascii="Palatino Linotype" w:hAnsi="Palatino Linotype"/>
                <w:position w:val="1"/>
                <w:sz w:val="20"/>
                <w:szCs w:val="20"/>
              </w:rPr>
              <w:t>orma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ion</w:t>
            </w:r>
            <w:r w:rsidRPr="005B4599">
              <w:rPr>
                <w:rFonts w:ascii="Palatino Linotype" w:hAnsi="Palatino Linotype"/>
                <w:spacing w:val="-9"/>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fig</w:t>
            </w:r>
            <w:r w:rsidRPr="005B4599">
              <w:rPr>
                <w:rFonts w:ascii="Palatino Linotype" w:hAnsi="Palatino Linotype"/>
                <w:spacing w:val="1"/>
                <w:position w:val="1"/>
                <w:sz w:val="20"/>
                <w:szCs w:val="20"/>
              </w:rPr>
              <w:t>u</w:t>
            </w:r>
            <w:r w:rsidRPr="005B4599">
              <w:rPr>
                <w:rFonts w:ascii="Palatino Linotype" w:hAnsi="Palatino Linotype"/>
                <w:spacing w:val="2"/>
                <w:position w:val="1"/>
                <w:sz w:val="20"/>
                <w:szCs w:val="20"/>
              </w:rPr>
              <w:t>r</w:t>
            </w:r>
            <w:r w:rsidRPr="005B4599">
              <w:rPr>
                <w:rFonts w:ascii="Palatino Linotype" w:hAnsi="Palatino Linotype"/>
                <w:position w:val="1"/>
                <w:sz w:val="20"/>
                <w:szCs w:val="20"/>
              </w:rPr>
              <w:t>e</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re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En</w:t>
            </w:r>
            <w:r w:rsidRPr="005B4599">
              <w:rPr>
                <w:rFonts w:ascii="Palatino Linotype" w:hAnsi="Palatino Linotype"/>
                <w:position w:val="1"/>
                <w:sz w:val="20"/>
                <w:szCs w:val="20"/>
              </w:rPr>
              <w:t>gli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h</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ll</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d</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ci</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al</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w</w:t>
            </w:r>
            <w:r w:rsidRPr="005B4599">
              <w:rPr>
                <w:rFonts w:ascii="Palatino Linotype" w:hAnsi="Palatino Linotype"/>
                <w:position w:val="1"/>
                <w:sz w:val="20"/>
                <w:szCs w:val="20"/>
              </w:rPr>
              <w:t>rit</w:t>
            </w:r>
            <w:r w:rsidRPr="005B4599">
              <w:rPr>
                <w:rFonts w:ascii="Palatino Linotype" w:hAnsi="Palatino Linotype"/>
                <w:spacing w:val="1"/>
                <w:position w:val="1"/>
                <w:sz w:val="20"/>
                <w:szCs w:val="20"/>
              </w:rPr>
              <w:t>t</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n</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ter</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io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 xml:space="preserve">al </w:t>
            </w:r>
            <w:r w:rsidRPr="005B4599">
              <w:rPr>
                <w:rFonts w:ascii="Palatino Linotype" w:hAnsi="Palatino Linotype"/>
                <w:spacing w:val="-1"/>
                <w:sz w:val="20"/>
                <w:szCs w:val="20"/>
              </w:rPr>
              <w:t>s</w:t>
            </w:r>
            <w:r w:rsidRPr="005B4599">
              <w:rPr>
                <w:rFonts w:ascii="Palatino Linotype" w:hAnsi="Palatino Linotype"/>
                <w:sz w:val="20"/>
                <w:szCs w:val="20"/>
              </w:rPr>
              <w:t>t</w:t>
            </w:r>
            <w:r w:rsidRPr="005B4599">
              <w:rPr>
                <w:rFonts w:ascii="Palatino Linotype" w:hAnsi="Palatino Linotype"/>
                <w:spacing w:val="1"/>
                <w:sz w:val="20"/>
                <w:szCs w:val="20"/>
              </w:rPr>
              <w:t>and</w:t>
            </w:r>
            <w:r w:rsidRPr="005B4599">
              <w:rPr>
                <w:rFonts w:ascii="Palatino Linotype" w:hAnsi="Palatino Linotype"/>
                <w:sz w:val="20"/>
                <w:szCs w:val="20"/>
              </w:rPr>
              <w:t>ar</w:t>
            </w:r>
            <w:r w:rsidRPr="005B4599">
              <w:rPr>
                <w:rFonts w:ascii="Palatino Linotype" w:hAnsi="Palatino Linotype"/>
                <w:spacing w:val="1"/>
                <w:sz w:val="20"/>
                <w:szCs w:val="20"/>
              </w:rPr>
              <w:t>d</w:t>
            </w:r>
            <w:r w:rsidRPr="005B4599">
              <w:rPr>
                <w:rFonts w:ascii="Palatino Linotype" w:hAnsi="Palatino Linotype"/>
                <w:sz w:val="20"/>
                <w:szCs w:val="20"/>
              </w:rPr>
              <w:t>,</w:t>
            </w:r>
            <w:r w:rsidRPr="005B4599">
              <w:rPr>
                <w:rFonts w:ascii="Palatino Linotype" w:hAnsi="Palatino Linotype"/>
                <w:spacing w:val="-8"/>
                <w:sz w:val="20"/>
                <w:szCs w:val="20"/>
              </w:rPr>
              <w:t xml:space="preserve"> </w:t>
            </w:r>
            <w:r w:rsidRPr="005B4599">
              <w:rPr>
                <w:rFonts w:ascii="Palatino Linotype" w:hAnsi="Palatino Linotype"/>
                <w:spacing w:val="1"/>
                <w:sz w:val="20"/>
                <w:szCs w:val="20"/>
              </w:rPr>
              <w:t>u</w:t>
            </w:r>
            <w:r w:rsidRPr="005B4599">
              <w:rPr>
                <w:rFonts w:ascii="Palatino Linotype" w:hAnsi="Palatino Linotype"/>
                <w:spacing w:val="-1"/>
                <w:sz w:val="20"/>
                <w:szCs w:val="20"/>
              </w:rPr>
              <w:t>s</w:t>
            </w:r>
            <w:r w:rsidRPr="005B4599">
              <w:rPr>
                <w:rFonts w:ascii="Palatino Linotype" w:hAnsi="Palatino Linotype"/>
                <w:sz w:val="20"/>
                <w:szCs w:val="20"/>
              </w:rPr>
              <w:t>i</w:t>
            </w:r>
            <w:r w:rsidRPr="005B4599">
              <w:rPr>
                <w:rFonts w:ascii="Palatino Linotype" w:hAnsi="Palatino Linotype"/>
                <w:spacing w:val="1"/>
                <w:sz w:val="20"/>
                <w:szCs w:val="20"/>
              </w:rPr>
              <w:t>n</w:t>
            </w:r>
            <w:r w:rsidRPr="005B4599">
              <w:rPr>
                <w:rFonts w:ascii="Palatino Linotype" w:hAnsi="Palatino Linotype"/>
                <w:sz w:val="20"/>
                <w:szCs w:val="20"/>
              </w:rPr>
              <w:t>g</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p</w:t>
            </w:r>
            <w:r w:rsidRPr="005B4599">
              <w:rPr>
                <w:rFonts w:ascii="Palatino Linotype" w:hAnsi="Palatino Linotype"/>
                <w:sz w:val="20"/>
                <w:szCs w:val="20"/>
              </w:rPr>
              <w:t>oi</w:t>
            </w:r>
            <w:r w:rsidRPr="005B4599">
              <w:rPr>
                <w:rFonts w:ascii="Palatino Linotype" w:hAnsi="Palatino Linotype"/>
                <w:spacing w:val="1"/>
                <w:sz w:val="20"/>
                <w:szCs w:val="20"/>
              </w:rPr>
              <w:t>n</w:t>
            </w:r>
            <w:r w:rsidRPr="005B4599">
              <w:rPr>
                <w:rFonts w:ascii="Palatino Linotype" w:hAnsi="Palatino Linotype"/>
                <w:sz w:val="20"/>
                <w:szCs w:val="20"/>
              </w:rPr>
              <w:t>t</w:t>
            </w:r>
            <w:r w:rsidRPr="005B4599">
              <w:rPr>
                <w:rFonts w:ascii="Palatino Linotype" w:hAnsi="Palatino Linotype"/>
                <w:spacing w:val="-3"/>
                <w:sz w:val="20"/>
                <w:szCs w:val="20"/>
              </w:rPr>
              <w:t xml:space="preserve"> </w:t>
            </w:r>
            <w:r w:rsidRPr="005B4599">
              <w:rPr>
                <w:rFonts w:ascii="Palatino Linotype" w:hAnsi="Palatino Linotype"/>
                <w:sz w:val="20"/>
                <w:szCs w:val="20"/>
              </w:rPr>
              <w:t>(.)</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n</w:t>
            </w:r>
            <w:r w:rsidRPr="005B4599">
              <w:rPr>
                <w:rFonts w:ascii="Palatino Linotype" w:hAnsi="Palatino Linotype"/>
                <w:sz w:val="20"/>
                <w:szCs w:val="20"/>
              </w:rPr>
              <w:t>ot</w:t>
            </w:r>
            <w:r w:rsidRPr="005B4599">
              <w:rPr>
                <w:rFonts w:ascii="Palatino Linotype" w:hAnsi="Palatino Linotype"/>
                <w:spacing w:val="-2"/>
                <w:sz w:val="20"/>
                <w:szCs w:val="20"/>
              </w:rPr>
              <w:t xml:space="preserve"> </w:t>
            </w:r>
            <w:r w:rsidRPr="005B4599">
              <w:rPr>
                <w:rFonts w:ascii="Palatino Linotype" w:hAnsi="Palatino Linotype"/>
                <w:spacing w:val="-3"/>
                <w:sz w:val="20"/>
                <w:szCs w:val="20"/>
              </w:rPr>
              <w:t>c</w:t>
            </w:r>
            <w:r w:rsidRPr="005B4599">
              <w:rPr>
                <w:rFonts w:ascii="Palatino Linotype" w:hAnsi="Palatino Linotype"/>
                <w:sz w:val="20"/>
                <w:szCs w:val="20"/>
              </w:rPr>
              <w:t>o</w:t>
            </w:r>
            <w:r w:rsidRPr="005B4599">
              <w:rPr>
                <w:rFonts w:ascii="Palatino Linotype" w:hAnsi="Palatino Linotype"/>
                <w:spacing w:val="-1"/>
                <w:sz w:val="20"/>
                <w:szCs w:val="20"/>
              </w:rPr>
              <w:t>mm</w:t>
            </w:r>
            <w:r w:rsidRPr="005B4599">
              <w:rPr>
                <w:rFonts w:ascii="Palatino Linotype" w:hAnsi="Palatino Linotype"/>
                <w:sz w:val="20"/>
                <w:szCs w:val="20"/>
              </w:rPr>
              <w:t>a</w:t>
            </w:r>
            <w:r w:rsidRPr="005B4599">
              <w:rPr>
                <w:rFonts w:ascii="Palatino Linotype" w:hAnsi="Palatino Linotype"/>
                <w:spacing w:val="-5"/>
                <w:sz w:val="20"/>
                <w:szCs w:val="20"/>
              </w:rPr>
              <w:t xml:space="preserve"> </w:t>
            </w:r>
            <w:r w:rsidRPr="005B4599">
              <w:rPr>
                <w:rFonts w:ascii="Palatino Linotype" w:hAnsi="Palatino Linotype"/>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3341DAD5"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0074F37A" w14:textId="77777777" w:rsidR="00952BD6" w:rsidRPr="005B4599" w:rsidRDefault="00952BD6" w:rsidP="00021244">
            <w:pPr>
              <w:jc w:val="center"/>
              <w:rPr>
                <w:rFonts w:ascii="Palatino Linotype" w:hAnsi="Palatino Linotype"/>
                <w:sz w:val="20"/>
                <w:szCs w:val="20"/>
              </w:rPr>
            </w:pPr>
          </w:p>
        </w:tc>
      </w:tr>
      <w:tr w:rsidR="00952BD6" w:rsidRPr="005B4599" w14:paraId="006D8BED"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0D365150"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4</w:t>
            </w:r>
          </w:p>
        </w:tc>
        <w:tc>
          <w:tcPr>
            <w:tcW w:w="6400" w:type="dxa"/>
            <w:tcBorders>
              <w:top w:val="single" w:sz="5" w:space="0" w:color="000000"/>
              <w:left w:val="single" w:sz="5" w:space="0" w:color="000000"/>
              <w:bottom w:val="single" w:sz="5" w:space="0" w:color="000000"/>
              <w:right w:val="single" w:sz="5" w:space="0" w:color="000000"/>
            </w:tcBorders>
          </w:tcPr>
          <w:p w14:paraId="77DA310E"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z w:val="20"/>
                <w:szCs w:val="20"/>
              </w:rPr>
              <w:t>All</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f</w:t>
            </w:r>
            <w:r w:rsidRPr="005B4599">
              <w:rPr>
                <w:rFonts w:ascii="Palatino Linotype" w:hAnsi="Palatino Linotype"/>
                <w:sz w:val="20"/>
                <w:szCs w:val="20"/>
              </w:rPr>
              <w:t>igu</w:t>
            </w:r>
            <w:r w:rsidRPr="005B4599">
              <w:rPr>
                <w:rFonts w:ascii="Palatino Linotype" w:hAnsi="Palatino Linotype"/>
                <w:spacing w:val="1"/>
                <w:sz w:val="20"/>
                <w:szCs w:val="20"/>
              </w:rPr>
              <w:t>re</w:t>
            </w:r>
            <w:r w:rsidRPr="005B4599">
              <w:rPr>
                <w:rFonts w:ascii="Palatino Linotype" w:hAnsi="Palatino Linotype"/>
                <w:sz w:val="20"/>
                <w:szCs w:val="20"/>
              </w:rPr>
              <w:t>s</w:t>
            </w:r>
            <w:r w:rsidRPr="005B4599">
              <w:rPr>
                <w:rFonts w:ascii="Palatino Linotype" w:hAnsi="Palatino Linotype"/>
                <w:spacing w:val="-7"/>
                <w:sz w:val="20"/>
                <w:szCs w:val="20"/>
              </w:rPr>
              <w:t xml:space="preserve"> </w:t>
            </w:r>
            <w:r w:rsidRPr="005B4599">
              <w:rPr>
                <w:rFonts w:ascii="Palatino Linotype" w:hAnsi="Palatino Linotype"/>
                <w:spacing w:val="1"/>
                <w:sz w:val="20"/>
                <w:szCs w:val="20"/>
              </w:rPr>
              <w:t>h</w:t>
            </w:r>
            <w:r w:rsidRPr="005B4599">
              <w:rPr>
                <w:rFonts w:ascii="Palatino Linotype" w:hAnsi="Palatino Linotype"/>
                <w:sz w:val="20"/>
                <w:szCs w:val="20"/>
              </w:rPr>
              <w:t>a</w:t>
            </w:r>
            <w:r w:rsidRPr="005B4599">
              <w:rPr>
                <w:rFonts w:ascii="Palatino Linotype" w:hAnsi="Palatino Linotype"/>
                <w:spacing w:val="2"/>
                <w:sz w:val="20"/>
                <w:szCs w:val="20"/>
              </w:rPr>
              <w:t>v</w:t>
            </w:r>
            <w:r w:rsidRPr="005B4599">
              <w:rPr>
                <w:rFonts w:ascii="Palatino Linotype" w:hAnsi="Palatino Linotype"/>
                <w:sz w:val="20"/>
                <w:szCs w:val="20"/>
              </w:rPr>
              <w:t>e</w:t>
            </w:r>
            <w:r w:rsidRPr="005B4599">
              <w:rPr>
                <w:rFonts w:ascii="Palatino Linotype" w:hAnsi="Palatino Linotype"/>
                <w:spacing w:val="-5"/>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ap</w:t>
            </w:r>
            <w:r w:rsidRPr="005B4599">
              <w:rPr>
                <w:rFonts w:ascii="Palatino Linotype" w:hAnsi="Palatino Linotype"/>
                <w:sz w:val="20"/>
                <w:szCs w:val="20"/>
              </w:rPr>
              <w:t>ti</w:t>
            </w:r>
            <w:r w:rsidRPr="005B4599">
              <w:rPr>
                <w:rFonts w:ascii="Palatino Linotype" w:hAnsi="Palatino Linotype"/>
                <w:spacing w:val="1"/>
                <w:sz w:val="20"/>
                <w:szCs w:val="20"/>
              </w:rPr>
              <w:t>on</w:t>
            </w:r>
            <w:r w:rsidRPr="005B4599">
              <w:rPr>
                <w:rFonts w:ascii="Palatino Linotype" w:hAnsi="Palatino Linotype"/>
                <w:sz w:val="20"/>
                <w:szCs w:val="20"/>
              </w:rPr>
              <w:t>s</w:t>
            </w:r>
            <w:r w:rsidRPr="005B4599">
              <w:rPr>
                <w:rFonts w:ascii="Palatino Linotype" w:hAnsi="Palatino Linotype"/>
                <w:spacing w:val="-8"/>
                <w:sz w:val="20"/>
                <w:szCs w:val="20"/>
              </w:rPr>
              <w:t xml:space="preserve"> </w:t>
            </w:r>
            <w:r w:rsidRPr="005B4599">
              <w:rPr>
                <w:rFonts w:ascii="Palatino Linotype" w:hAnsi="Palatino Linotype"/>
                <w:sz w:val="20"/>
                <w:szCs w:val="20"/>
              </w:rPr>
              <w:t>(</w:t>
            </w:r>
            <w:r w:rsidRPr="005B4599">
              <w:rPr>
                <w:rFonts w:ascii="Palatino Linotype" w:hAnsi="Palatino Linotype"/>
                <w:spacing w:val="1"/>
                <w:sz w:val="20"/>
                <w:szCs w:val="20"/>
              </w:rPr>
              <w:t>a</w:t>
            </w:r>
            <w:r w:rsidRPr="005B4599">
              <w:rPr>
                <w:rFonts w:ascii="Palatino Linotype" w:hAnsi="Palatino Linotype"/>
                <w:sz w:val="20"/>
                <w:szCs w:val="20"/>
              </w:rPr>
              <w:t>t</w:t>
            </w:r>
            <w:r w:rsidRPr="005B4599">
              <w:rPr>
                <w:rFonts w:ascii="Palatino Linotype" w:hAnsi="Palatino Linotype"/>
                <w:spacing w:val="-1"/>
                <w:sz w:val="20"/>
                <w:szCs w:val="20"/>
              </w:rPr>
              <w:t xml:space="preserve"> </w:t>
            </w:r>
            <w:r w:rsidRPr="005B4599">
              <w:rPr>
                <w:rFonts w:ascii="Palatino Linotype" w:hAnsi="Palatino Linotype"/>
                <w:spacing w:val="3"/>
                <w:sz w:val="20"/>
                <w:szCs w:val="20"/>
              </w:rPr>
              <w:t>t</w:t>
            </w:r>
            <w:r w:rsidRPr="005B4599">
              <w:rPr>
                <w:rFonts w:ascii="Palatino Linotype" w:hAnsi="Palatino Linotype"/>
                <w:spacing w:val="1"/>
                <w:sz w:val="20"/>
                <w:szCs w:val="20"/>
              </w:rPr>
              <w:t>h</w:t>
            </w:r>
            <w:r w:rsidRPr="005B4599">
              <w:rPr>
                <w:rFonts w:ascii="Palatino Linotype" w:hAnsi="Palatino Linotype"/>
                <w:sz w:val="20"/>
                <w:szCs w:val="20"/>
              </w:rPr>
              <w:t>e</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b</w:t>
            </w:r>
            <w:r w:rsidRPr="005B4599">
              <w:rPr>
                <w:rFonts w:ascii="Palatino Linotype" w:hAnsi="Palatino Linotype"/>
                <w:sz w:val="20"/>
                <w:szCs w:val="20"/>
              </w:rPr>
              <w:t>ot</w:t>
            </w:r>
            <w:r w:rsidRPr="005B4599">
              <w:rPr>
                <w:rFonts w:ascii="Palatino Linotype" w:hAnsi="Palatino Linotype"/>
                <w:spacing w:val="1"/>
                <w:sz w:val="20"/>
                <w:szCs w:val="20"/>
              </w:rPr>
              <w:t>t</w:t>
            </w:r>
            <w:r w:rsidRPr="005B4599">
              <w:rPr>
                <w:rFonts w:ascii="Palatino Linotype" w:hAnsi="Palatino Linotype"/>
                <w:sz w:val="20"/>
                <w:szCs w:val="20"/>
              </w:rPr>
              <w:t>o</w:t>
            </w:r>
            <w:r w:rsidRPr="005B4599">
              <w:rPr>
                <w:rFonts w:ascii="Palatino Linotype" w:hAnsi="Palatino Linotype"/>
                <w:spacing w:val="-1"/>
                <w:sz w:val="20"/>
                <w:szCs w:val="20"/>
              </w:rPr>
              <w:t>m</w:t>
            </w:r>
            <w:r w:rsidRPr="005B4599">
              <w:rPr>
                <w:rFonts w:ascii="Palatino Linotype" w:hAnsi="Palatino Linotype"/>
                <w:sz w:val="20"/>
                <w:szCs w:val="20"/>
              </w:rPr>
              <w:t>)</w:t>
            </w:r>
            <w:r w:rsidRPr="005B4599">
              <w:rPr>
                <w:rFonts w:ascii="Palatino Linotype" w:hAnsi="Palatino Linotype"/>
                <w:spacing w:val="-7"/>
                <w:sz w:val="20"/>
                <w:szCs w:val="20"/>
              </w:rPr>
              <w:t xml:space="preserve"> </w:t>
            </w:r>
            <w:r w:rsidRPr="005B4599">
              <w:rPr>
                <w:rFonts w:ascii="Palatino Linotype" w:hAnsi="Palatino Linotype"/>
                <w:spacing w:val="-1"/>
                <w:sz w:val="20"/>
                <w:szCs w:val="20"/>
              </w:rPr>
              <w:t>w</w:t>
            </w:r>
            <w:r w:rsidRPr="005B4599">
              <w:rPr>
                <w:rFonts w:ascii="Palatino Linotype" w:hAnsi="Palatino Linotype"/>
                <w:sz w:val="20"/>
                <w:szCs w:val="20"/>
              </w:rPr>
              <w:t>ith</w:t>
            </w:r>
            <w:r w:rsidRPr="005B4599">
              <w:rPr>
                <w:rFonts w:ascii="Palatino Linotype" w:hAnsi="Palatino Linotype"/>
                <w:spacing w:val="-3"/>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ons</w:t>
            </w:r>
            <w:r w:rsidRPr="005B4599">
              <w:rPr>
                <w:rFonts w:ascii="Palatino Linotype" w:hAnsi="Palatino Linotype"/>
                <w:spacing w:val="-1"/>
                <w:sz w:val="20"/>
                <w:szCs w:val="20"/>
              </w:rPr>
              <w:t>e</w:t>
            </w:r>
            <w:r w:rsidRPr="005B4599">
              <w:rPr>
                <w:rFonts w:ascii="Palatino Linotype" w:hAnsi="Palatino Linotype"/>
                <w:sz w:val="20"/>
                <w:szCs w:val="20"/>
              </w:rPr>
              <w:t>c</w:t>
            </w:r>
            <w:r w:rsidRPr="005B4599">
              <w:rPr>
                <w:rFonts w:ascii="Palatino Linotype" w:hAnsi="Palatino Linotype"/>
                <w:spacing w:val="1"/>
                <w:sz w:val="20"/>
                <w:szCs w:val="20"/>
              </w:rPr>
              <w:t>u</w:t>
            </w:r>
            <w:r w:rsidRPr="005B4599">
              <w:rPr>
                <w:rFonts w:ascii="Palatino Linotype" w:hAnsi="Palatino Linotype"/>
                <w:sz w:val="20"/>
                <w:szCs w:val="20"/>
              </w:rPr>
              <w:t>ti</w:t>
            </w:r>
            <w:r w:rsidRPr="005B4599">
              <w:rPr>
                <w:rFonts w:ascii="Palatino Linotype" w:hAnsi="Palatino Linotype"/>
                <w:spacing w:val="1"/>
                <w:sz w:val="20"/>
                <w:szCs w:val="20"/>
              </w:rPr>
              <w:t>v</w:t>
            </w:r>
            <w:r w:rsidRPr="005B4599">
              <w:rPr>
                <w:rFonts w:ascii="Palatino Linotype" w:hAnsi="Palatino Linotype"/>
                <w:sz w:val="20"/>
                <w:szCs w:val="20"/>
              </w:rPr>
              <w:t>e</w:t>
            </w:r>
            <w:r w:rsidRPr="005B4599">
              <w:rPr>
                <w:rFonts w:ascii="Palatino Linotype" w:hAnsi="Palatino Linotype"/>
                <w:spacing w:val="-8"/>
                <w:sz w:val="20"/>
                <w:szCs w:val="20"/>
              </w:rPr>
              <w:t xml:space="preserve"> </w:t>
            </w:r>
            <w:r w:rsidRPr="005B4599">
              <w:rPr>
                <w:rFonts w:ascii="Palatino Linotype" w:hAnsi="Palatino Linotype"/>
                <w:spacing w:val="1"/>
                <w:sz w:val="20"/>
                <w:szCs w:val="20"/>
              </w:rPr>
              <w:t>nu</w:t>
            </w:r>
            <w:r w:rsidRPr="005B4599">
              <w:rPr>
                <w:rFonts w:ascii="Palatino Linotype" w:hAnsi="Palatino Linotype"/>
                <w:spacing w:val="-1"/>
                <w:sz w:val="20"/>
                <w:szCs w:val="20"/>
              </w:rPr>
              <w:t>m</w:t>
            </w:r>
            <w:r w:rsidRPr="005B4599">
              <w:rPr>
                <w:rFonts w:ascii="Palatino Linotype" w:hAnsi="Palatino Linotype"/>
                <w:spacing w:val="1"/>
                <w:sz w:val="20"/>
                <w:szCs w:val="20"/>
              </w:rPr>
              <w:t>b</w:t>
            </w:r>
            <w:r w:rsidRPr="005B4599">
              <w:rPr>
                <w:rFonts w:ascii="Palatino Linotype" w:hAnsi="Palatino Linotype"/>
                <w:spacing w:val="-1"/>
                <w:sz w:val="20"/>
                <w:szCs w:val="20"/>
              </w:rPr>
              <w:t>e</w:t>
            </w:r>
            <w:r w:rsidRPr="005B4599">
              <w:rPr>
                <w:rFonts w:ascii="Palatino Linotype" w:hAnsi="Palatino Linotype"/>
                <w:sz w:val="20"/>
                <w:szCs w:val="20"/>
              </w:rPr>
              <w:t>rs</w:t>
            </w:r>
          </w:p>
        </w:tc>
        <w:tc>
          <w:tcPr>
            <w:tcW w:w="709" w:type="dxa"/>
            <w:tcBorders>
              <w:top w:val="single" w:sz="5" w:space="0" w:color="000000"/>
              <w:left w:val="single" w:sz="5" w:space="0" w:color="000000"/>
              <w:bottom w:val="single" w:sz="5" w:space="0" w:color="000000"/>
              <w:right w:val="single" w:sz="5" w:space="0" w:color="000000"/>
            </w:tcBorders>
          </w:tcPr>
          <w:p w14:paraId="0898D71E"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A8160DA" w14:textId="77777777" w:rsidR="00952BD6" w:rsidRPr="005B4599" w:rsidRDefault="00952BD6" w:rsidP="00021244">
            <w:pPr>
              <w:jc w:val="center"/>
              <w:rPr>
                <w:rFonts w:ascii="Palatino Linotype" w:hAnsi="Palatino Linotype"/>
                <w:sz w:val="20"/>
                <w:szCs w:val="20"/>
              </w:rPr>
            </w:pPr>
          </w:p>
        </w:tc>
      </w:tr>
      <w:tr w:rsidR="00952BD6" w:rsidRPr="005B4599" w14:paraId="6D990463"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059DB8D3"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5</w:t>
            </w:r>
          </w:p>
        </w:tc>
        <w:tc>
          <w:tcPr>
            <w:tcW w:w="6400" w:type="dxa"/>
            <w:tcBorders>
              <w:top w:val="single" w:sz="5" w:space="0" w:color="000000"/>
              <w:left w:val="single" w:sz="5" w:space="0" w:color="000000"/>
              <w:bottom w:val="single" w:sz="5" w:space="0" w:color="000000"/>
              <w:right w:val="single" w:sz="5" w:space="0" w:color="000000"/>
            </w:tcBorders>
          </w:tcPr>
          <w:p w14:paraId="0EC83333"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z w:val="20"/>
                <w:szCs w:val="20"/>
              </w:rPr>
              <w:t>All</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f</w:t>
            </w:r>
            <w:r w:rsidRPr="005B4599">
              <w:rPr>
                <w:rFonts w:ascii="Palatino Linotype" w:hAnsi="Palatino Linotype"/>
                <w:sz w:val="20"/>
                <w:szCs w:val="20"/>
              </w:rPr>
              <w:t>igu</w:t>
            </w:r>
            <w:r w:rsidRPr="005B4599">
              <w:rPr>
                <w:rFonts w:ascii="Palatino Linotype" w:hAnsi="Palatino Linotype"/>
                <w:spacing w:val="1"/>
                <w:sz w:val="20"/>
                <w:szCs w:val="20"/>
              </w:rPr>
              <w:t>r</w:t>
            </w:r>
            <w:r w:rsidRPr="005B4599">
              <w:rPr>
                <w:rFonts w:ascii="Palatino Linotype" w:hAnsi="Palatino Linotype"/>
                <w:spacing w:val="2"/>
                <w:sz w:val="20"/>
                <w:szCs w:val="20"/>
              </w:rPr>
              <w:t>e</w:t>
            </w:r>
            <w:r w:rsidRPr="005B4599">
              <w:rPr>
                <w:rFonts w:ascii="Palatino Linotype" w:hAnsi="Palatino Linotype"/>
                <w:sz w:val="20"/>
                <w:szCs w:val="20"/>
              </w:rPr>
              <w:t>s</w:t>
            </w:r>
            <w:r w:rsidRPr="005B4599">
              <w:rPr>
                <w:rFonts w:ascii="Palatino Linotype" w:hAnsi="Palatino Linotype"/>
                <w:spacing w:val="-7"/>
                <w:sz w:val="20"/>
                <w:szCs w:val="20"/>
              </w:rPr>
              <w:t xml:space="preserve"> </w:t>
            </w:r>
            <w:r w:rsidRPr="005B4599">
              <w:rPr>
                <w:rFonts w:ascii="Palatino Linotype" w:hAnsi="Palatino Linotype"/>
                <w:sz w:val="20"/>
                <w:szCs w:val="20"/>
              </w:rPr>
              <w:t>are</w:t>
            </w:r>
            <w:r w:rsidRPr="005B4599">
              <w:rPr>
                <w:rFonts w:ascii="Palatino Linotype" w:hAnsi="Palatino Linotype"/>
                <w:spacing w:val="-3"/>
                <w:sz w:val="20"/>
                <w:szCs w:val="20"/>
              </w:rPr>
              <w:t xml:space="preserve"> </w:t>
            </w:r>
            <w:r w:rsidRPr="005B4599">
              <w:rPr>
                <w:rFonts w:ascii="Palatino Linotype" w:hAnsi="Palatino Linotype"/>
                <w:sz w:val="20"/>
                <w:szCs w:val="20"/>
              </w:rPr>
              <w:t>ci</w:t>
            </w:r>
            <w:r w:rsidRPr="005B4599">
              <w:rPr>
                <w:rFonts w:ascii="Palatino Linotype" w:hAnsi="Palatino Linotype"/>
                <w:spacing w:val="2"/>
                <w:sz w:val="20"/>
                <w:szCs w:val="20"/>
              </w:rPr>
              <w:t>t</w:t>
            </w:r>
            <w:r w:rsidRPr="005B4599">
              <w:rPr>
                <w:rFonts w:ascii="Palatino Linotype" w:hAnsi="Palatino Linotype"/>
                <w:spacing w:val="-1"/>
                <w:sz w:val="20"/>
                <w:szCs w:val="20"/>
              </w:rPr>
              <w:t>e</w:t>
            </w:r>
            <w:r w:rsidRPr="005B4599">
              <w:rPr>
                <w:rFonts w:ascii="Palatino Linotype" w:hAnsi="Palatino Linotype"/>
                <w:sz w:val="20"/>
                <w:szCs w:val="20"/>
              </w:rPr>
              <w:t>d</w:t>
            </w:r>
            <w:r w:rsidRPr="005B4599">
              <w:rPr>
                <w:rFonts w:ascii="Palatino Linotype" w:hAnsi="Palatino Linotype"/>
                <w:spacing w:val="-2"/>
                <w:sz w:val="20"/>
                <w:szCs w:val="20"/>
              </w:rPr>
              <w:t xml:space="preserve"> </w:t>
            </w:r>
            <w:r w:rsidRPr="005B4599">
              <w:rPr>
                <w:rFonts w:ascii="Palatino Linotype" w:hAnsi="Palatino Linotype"/>
                <w:sz w:val="20"/>
                <w:szCs w:val="20"/>
              </w:rPr>
              <w:t>in</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th</w:t>
            </w:r>
            <w:r w:rsidRPr="005B4599">
              <w:rPr>
                <w:rFonts w:ascii="Palatino Linotype" w:hAnsi="Palatino Linotype"/>
                <w:sz w:val="20"/>
                <w:szCs w:val="20"/>
              </w:rPr>
              <w:t>e</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t</w:t>
            </w:r>
            <w:r w:rsidRPr="005B4599">
              <w:rPr>
                <w:rFonts w:ascii="Palatino Linotype" w:hAnsi="Palatino Linotype"/>
                <w:spacing w:val="-1"/>
                <w:sz w:val="20"/>
                <w:szCs w:val="20"/>
              </w:rPr>
              <w:t>e</w:t>
            </w:r>
            <w:r w:rsidRPr="005B4599">
              <w:rPr>
                <w:rFonts w:ascii="Palatino Linotype" w:hAnsi="Palatino Linotype"/>
                <w:sz w:val="20"/>
                <w:szCs w:val="20"/>
              </w:rPr>
              <w:t xml:space="preserve">xt </w:t>
            </w:r>
            <w:r w:rsidRPr="005B4599">
              <w:rPr>
                <w:rFonts w:ascii="Palatino Linotype" w:hAnsi="Palatino Linotype"/>
                <w:spacing w:val="3"/>
                <w:sz w:val="20"/>
                <w:szCs w:val="20"/>
              </w:rPr>
              <w:t>u</w:t>
            </w:r>
            <w:r w:rsidRPr="005B4599">
              <w:rPr>
                <w:rFonts w:ascii="Palatino Linotype" w:hAnsi="Palatino Linotype"/>
                <w:spacing w:val="-1"/>
                <w:sz w:val="20"/>
                <w:szCs w:val="20"/>
              </w:rPr>
              <w:t>s</w:t>
            </w:r>
            <w:r w:rsidRPr="005B4599">
              <w:rPr>
                <w:rFonts w:ascii="Palatino Linotype" w:hAnsi="Palatino Linotype"/>
                <w:sz w:val="20"/>
                <w:szCs w:val="20"/>
              </w:rPr>
              <w:t>i</w:t>
            </w:r>
            <w:r w:rsidRPr="005B4599">
              <w:rPr>
                <w:rFonts w:ascii="Palatino Linotype" w:hAnsi="Palatino Linotype"/>
                <w:spacing w:val="1"/>
                <w:sz w:val="20"/>
                <w:szCs w:val="20"/>
              </w:rPr>
              <w:t>n</w:t>
            </w:r>
            <w:r w:rsidRPr="005B4599">
              <w:rPr>
                <w:rFonts w:ascii="Palatino Linotype" w:hAnsi="Palatino Linotype"/>
                <w:sz w:val="20"/>
                <w:szCs w:val="20"/>
              </w:rPr>
              <w:t>g</w:t>
            </w:r>
            <w:r w:rsidRPr="005B4599">
              <w:rPr>
                <w:rFonts w:ascii="Palatino Linotype" w:hAnsi="Palatino Linotype"/>
                <w:spacing w:val="-4"/>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on</w:t>
            </w:r>
            <w:r w:rsidRPr="005B4599">
              <w:rPr>
                <w:rFonts w:ascii="Palatino Linotype" w:hAnsi="Palatino Linotype"/>
                <w:spacing w:val="-1"/>
                <w:sz w:val="20"/>
                <w:szCs w:val="20"/>
              </w:rPr>
              <w:t>s</w:t>
            </w:r>
            <w:r w:rsidRPr="005B4599">
              <w:rPr>
                <w:rFonts w:ascii="Palatino Linotype" w:hAnsi="Palatino Linotype"/>
                <w:sz w:val="20"/>
                <w:szCs w:val="20"/>
              </w:rPr>
              <w:t>i</w:t>
            </w:r>
            <w:r w:rsidRPr="005B4599">
              <w:rPr>
                <w:rFonts w:ascii="Palatino Linotype" w:hAnsi="Palatino Linotype"/>
                <w:spacing w:val="-1"/>
                <w:sz w:val="20"/>
                <w:szCs w:val="20"/>
              </w:rPr>
              <w:t>s</w:t>
            </w:r>
            <w:r w:rsidRPr="005B4599">
              <w:rPr>
                <w:rFonts w:ascii="Palatino Linotype" w:hAnsi="Palatino Linotype"/>
                <w:spacing w:val="3"/>
                <w:sz w:val="20"/>
                <w:szCs w:val="20"/>
              </w:rPr>
              <w:t>t</w:t>
            </w:r>
            <w:r w:rsidRPr="005B4599">
              <w:rPr>
                <w:rFonts w:ascii="Palatino Linotype" w:hAnsi="Palatino Linotype"/>
                <w:spacing w:val="-1"/>
                <w:sz w:val="20"/>
                <w:szCs w:val="20"/>
              </w:rPr>
              <w:t>e</w:t>
            </w:r>
            <w:r w:rsidRPr="005B4599">
              <w:rPr>
                <w:rFonts w:ascii="Palatino Linotype" w:hAnsi="Palatino Linotype"/>
                <w:spacing w:val="1"/>
                <w:sz w:val="20"/>
                <w:szCs w:val="20"/>
              </w:rPr>
              <w:t>n</w:t>
            </w:r>
            <w:r w:rsidRPr="005B4599">
              <w:rPr>
                <w:rFonts w:ascii="Palatino Linotype" w:hAnsi="Palatino Linotype"/>
                <w:sz w:val="20"/>
                <w:szCs w:val="20"/>
              </w:rPr>
              <w:t>t</w:t>
            </w:r>
            <w:r w:rsidRPr="005B4599">
              <w:rPr>
                <w:rFonts w:ascii="Palatino Linotype" w:hAnsi="Palatino Linotype"/>
                <w:spacing w:val="-7"/>
                <w:sz w:val="20"/>
                <w:szCs w:val="20"/>
              </w:rPr>
              <w:t xml:space="preserve"> </w:t>
            </w:r>
            <w:r w:rsidRPr="005B4599">
              <w:rPr>
                <w:rFonts w:ascii="Palatino Linotype" w:hAnsi="Palatino Linotype"/>
                <w:sz w:val="20"/>
                <w:szCs w:val="20"/>
              </w:rPr>
              <w:t>cita</w:t>
            </w:r>
            <w:r w:rsidRPr="005B4599">
              <w:rPr>
                <w:rFonts w:ascii="Palatino Linotype" w:hAnsi="Palatino Linotype"/>
                <w:spacing w:val="1"/>
                <w:sz w:val="20"/>
                <w:szCs w:val="20"/>
              </w:rPr>
              <w:t>t</w:t>
            </w:r>
            <w:r w:rsidRPr="005B4599">
              <w:rPr>
                <w:rFonts w:ascii="Palatino Linotype" w:hAnsi="Palatino Linotype"/>
                <w:sz w:val="20"/>
                <w:szCs w:val="20"/>
              </w:rPr>
              <w:t>ion</w:t>
            </w:r>
            <w:r w:rsidRPr="005B4599">
              <w:rPr>
                <w:rFonts w:ascii="Palatino Linotype" w:hAnsi="Palatino Linotype"/>
                <w:spacing w:val="-5"/>
                <w:sz w:val="20"/>
                <w:szCs w:val="20"/>
              </w:rPr>
              <w:t xml:space="preserve"> </w:t>
            </w:r>
            <w:r w:rsidRPr="005B4599">
              <w:rPr>
                <w:rFonts w:ascii="Palatino Linotype" w:hAnsi="Palatino Linotype"/>
                <w:sz w:val="20"/>
                <w:szCs w:val="20"/>
              </w:rPr>
              <w:t>st</w:t>
            </w:r>
            <w:r w:rsidRPr="005B4599">
              <w:rPr>
                <w:rFonts w:ascii="Palatino Linotype" w:hAnsi="Palatino Linotype"/>
                <w:spacing w:val="1"/>
                <w:sz w:val="20"/>
                <w:szCs w:val="20"/>
              </w:rPr>
              <w:t>y</w:t>
            </w:r>
            <w:r w:rsidRPr="005B4599">
              <w:rPr>
                <w:rFonts w:ascii="Palatino Linotype" w:hAnsi="Palatino Linotype"/>
                <w:sz w:val="20"/>
                <w:szCs w:val="20"/>
              </w:rPr>
              <w:t>le</w:t>
            </w:r>
          </w:p>
        </w:tc>
        <w:tc>
          <w:tcPr>
            <w:tcW w:w="709" w:type="dxa"/>
            <w:tcBorders>
              <w:top w:val="single" w:sz="5" w:space="0" w:color="000000"/>
              <w:left w:val="single" w:sz="5" w:space="0" w:color="000000"/>
              <w:bottom w:val="single" w:sz="5" w:space="0" w:color="000000"/>
              <w:right w:val="single" w:sz="5" w:space="0" w:color="000000"/>
            </w:tcBorders>
          </w:tcPr>
          <w:p w14:paraId="3160E182"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CB818B7" w14:textId="77777777" w:rsidR="00952BD6" w:rsidRPr="005B4599" w:rsidRDefault="00952BD6" w:rsidP="00021244">
            <w:pPr>
              <w:jc w:val="center"/>
              <w:rPr>
                <w:rFonts w:ascii="Palatino Linotype" w:hAnsi="Palatino Linotype"/>
                <w:sz w:val="20"/>
                <w:szCs w:val="20"/>
              </w:rPr>
            </w:pPr>
          </w:p>
        </w:tc>
      </w:tr>
      <w:tr w:rsidR="00952BD6" w:rsidRPr="005B4599" w14:paraId="48271A8B" w14:textId="77777777" w:rsidTr="00021244">
        <w:trPr>
          <w:trHeight w:hRule="exact" w:val="686"/>
        </w:trPr>
        <w:tc>
          <w:tcPr>
            <w:tcW w:w="583" w:type="dxa"/>
            <w:tcBorders>
              <w:top w:val="single" w:sz="5" w:space="0" w:color="000000"/>
              <w:left w:val="single" w:sz="5" w:space="0" w:color="000000"/>
              <w:bottom w:val="single" w:sz="5" w:space="0" w:color="000000"/>
              <w:right w:val="single" w:sz="5" w:space="0" w:color="000000"/>
            </w:tcBorders>
          </w:tcPr>
          <w:p w14:paraId="224A36FD"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6</w:t>
            </w:r>
          </w:p>
        </w:tc>
        <w:tc>
          <w:tcPr>
            <w:tcW w:w="6400" w:type="dxa"/>
            <w:tcBorders>
              <w:top w:val="single" w:sz="5" w:space="0" w:color="000000"/>
              <w:left w:val="single" w:sz="5" w:space="0" w:color="000000"/>
              <w:bottom w:val="single" w:sz="5" w:space="0" w:color="000000"/>
              <w:right w:val="single" w:sz="5" w:space="0" w:color="000000"/>
            </w:tcBorders>
          </w:tcPr>
          <w:p w14:paraId="142C467A"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pacing w:val="1"/>
                <w:position w:val="1"/>
                <w:sz w:val="20"/>
                <w:szCs w:val="20"/>
              </w:rPr>
              <w:t>N</w:t>
            </w:r>
            <w:r w:rsidRPr="005B4599">
              <w:rPr>
                <w:rFonts w:ascii="Palatino Linotype" w:hAnsi="Palatino Linotype"/>
                <w:spacing w:val="-1"/>
                <w:position w:val="1"/>
                <w:sz w:val="20"/>
                <w:szCs w:val="20"/>
              </w:rPr>
              <w:t>eve</w:t>
            </w:r>
            <w:r w:rsidRPr="005B4599">
              <w:rPr>
                <w:rFonts w:ascii="Palatino Linotype" w:hAnsi="Palatino Linotype"/>
                <w:position w:val="1"/>
                <w:sz w:val="20"/>
                <w:szCs w:val="20"/>
              </w:rPr>
              <w:t>r</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citi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f</w:t>
            </w:r>
            <w:r w:rsidRPr="005B4599">
              <w:rPr>
                <w:rFonts w:ascii="Palatino Linotype" w:hAnsi="Palatino Linotype"/>
                <w:spacing w:val="-1"/>
                <w:position w:val="1"/>
                <w:sz w:val="20"/>
                <w:szCs w:val="20"/>
              </w:rPr>
              <w:t>i</w:t>
            </w:r>
            <w:r w:rsidRPr="005B4599">
              <w:rPr>
                <w:rFonts w:ascii="Palatino Linotype" w:hAnsi="Palatino Linotype"/>
                <w:position w:val="1"/>
                <w:sz w:val="20"/>
                <w:szCs w:val="20"/>
              </w:rPr>
              <w:t>g</w:t>
            </w:r>
            <w:r w:rsidRPr="005B4599">
              <w:rPr>
                <w:rFonts w:ascii="Palatino Linotype" w:hAnsi="Palatino Linotype"/>
                <w:spacing w:val="1"/>
                <w:position w:val="1"/>
                <w:sz w:val="20"/>
                <w:szCs w:val="20"/>
              </w:rPr>
              <w:t>u</w:t>
            </w:r>
            <w:r w:rsidRPr="005B4599">
              <w:rPr>
                <w:rFonts w:ascii="Palatino Linotype" w:hAnsi="Palatino Linotype"/>
                <w:spacing w:val="2"/>
                <w:position w:val="1"/>
                <w:sz w:val="20"/>
                <w:szCs w:val="20"/>
              </w:rPr>
              <w:t>r</w:t>
            </w:r>
            <w:r w:rsidRPr="005B4599">
              <w:rPr>
                <w:rFonts w:ascii="Palatino Linotype" w:hAnsi="Palatino Linotype"/>
                <w:position w:val="1"/>
                <w:sz w:val="20"/>
                <w:szCs w:val="20"/>
              </w:rPr>
              <w:t>e</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u</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b</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l</w:t>
            </w:r>
            <w:r w:rsidRPr="005B4599">
              <w:rPr>
                <w:rFonts w:ascii="Palatino Linotype" w:hAnsi="Palatino Linotype"/>
                <w:spacing w:val="3"/>
                <w:position w:val="1"/>
                <w:sz w:val="20"/>
                <w:szCs w:val="20"/>
              </w:rPr>
              <w:t>o</w:t>
            </w:r>
            <w:r w:rsidRPr="005B4599">
              <w:rPr>
                <w:rFonts w:ascii="Palatino Linotype" w:hAnsi="Palatino Linotype"/>
                <w:position w:val="1"/>
                <w:sz w:val="20"/>
                <w:szCs w:val="20"/>
              </w:rPr>
              <w:t>w</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ab</w:t>
            </w:r>
            <w:r w:rsidRPr="005B4599">
              <w:rPr>
                <w:rFonts w:ascii="Palatino Linotype" w:hAnsi="Palatino Linotype"/>
                <w:position w:val="1"/>
                <w:sz w:val="20"/>
                <w:szCs w:val="20"/>
              </w:rPr>
              <w:t>o</w:t>
            </w:r>
            <w:r w:rsidRPr="005B4599">
              <w:rPr>
                <w:rFonts w:ascii="Palatino Linotype" w:hAnsi="Palatino Linotype"/>
                <w:spacing w:val="-1"/>
                <w:position w:val="1"/>
                <w:sz w:val="20"/>
                <w:szCs w:val="20"/>
              </w:rPr>
              <w:t>v</w:t>
            </w:r>
            <w:r w:rsidRPr="005B4599">
              <w:rPr>
                <w:rFonts w:ascii="Palatino Linotype" w:hAnsi="Palatino Linotype"/>
                <w:position w:val="1"/>
                <w:sz w:val="20"/>
                <w:szCs w:val="20"/>
              </w:rPr>
              <w:t>e</w:t>
            </w:r>
            <w:r>
              <w:rPr>
                <w:rFonts w:ascii="Palatino Linotype" w:hAnsi="Palatino Linotype"/>
                <w:position w:val="1"/>
                <w:sz w:val="20"/>
                <w:szCs w:val="20"/>
              </w:rPr>
              <w:t>, but using the number of figure</w:t>
            </w:r>
          </w:p>
        </w:tc>
        <w:tc>
          <w:tcPr>
            <w:tcW w:w="709" w:type="dxa"/>
            <w:tcBorders>
              <w:top w:val="single" w:sz="5" w:space="0" w:color="000000"/>
              <w:left w:val="single" w:sz="5" w:space="0" w:color="000000"/>
              <w:bottom w:val="single" w:sz="5" w:space="0" w:color="000000"/>
              <w:right w:val="single" w:sz="5" w:space="0" w:color="000000"/>
            </w:tcBorders>
          </w:tcPr>
          <w:p w14:paraId="0198838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52F97C6C" w14:textId="77777777" w:rsidR="00952BD6" w:rsidRPr="005B4599" w:rsidRDefault="00952BD6" w:rsidP="00021244">
            <w:pPr>
              <w:jc w:val="center"/>
              <w:rPr>
                <w:rFonts w:ascii="Palatino Linotype" w:hAnsi="Palatino Linotype"/>
                <w:sz w:val="20"/>
                <w:szCs w:val="20"/>
              </w:rPr>
            </w:pPr>
          </w:p>
        </w:tc>
      </w:tr>
      <w:tr w:rsidR="00952BD6" w:rsidRPr="005B4599" w14:paraId="1210812C" w14:textId="77777777" w:rsidTr="00021244">
        <w:trPr>
          <w:trHeight w:hRule="exact" w:val="318"/>
        </w:trPr>
        <w:tc>
          <w:tcPr>
            <w:tcW w:w="6983" w:type="dxa"/>
            <w:gridSpan w:val="2"/>
            <w:tcBorders>
              <w:top w:val="single" w:sz="5" w:space="0" w:color="000000"/>
              <w:left w:val="single" w:sz="5" w:space="0" w:color="000000"/>
              <w:bottom w:val="single" w:sz="5" w:space="0" w:color="000000"/>
              <w:right w:val="single" w:sz="5" w:space="0" w:color="000000"/>
            </w:tcBorders>
            <w:shd w:val="clear" w:color="auto" w:fill="C5E0B3"/>
          </w:tcPr>
          <w:p w14:paraId="1F322D9A" w14:textId="77777777" w:rsidR="00952BD6" w:rsidRPr="005B4599" w:rsidRDefault="00952BD6" w:rsidP="00021244">
            <w:pPr>
              <w:ind w:left="2160" w:right="1697"/>
              <w:rPr>
                <w:rFonts w:ascii="Palatino Linotype" w:hAnsi="Palatino Linotype"/>
                <w:sz w:val="20"/>
                <w:szCs w:val="20"/>
              </w:rPr>
            </w:pPr>
            <w:r w:rsidRPr="005B4599">
              <w:rPr>
                <w:rFonts w:ascii="Palatino Linotype" w:hAnsi="Palatino Linotype"/>
                <w:b/>
                <w:position w:val="1"/>
                <w:sz w:val="20"/>
                <w:szCs w:val="20"/>
              </w:rPr>
              <w:t>Ta</w:t>
            </w:r>
            <w:r w:rsidRPr="005B4599">
              <w:rPr>
                <w:rFonts w:ascii="Palatino Linotype" w:hAnsi="Palatino Linotype"/>
                <w:b/>
                <w:spacing w:val="1"/>
                <w:position w:val="1"/>
                <w:sz w:val="20"/>
                <w:szCs w:val="20"/>
              </w:rPr>
              <w:t>b</w:t>
            </w:r>
            <w:r w:rsidRPr="005B4599">
              <w:rPr>
                <w:rFonts w:ascii="Palatino Linotype" w:hAnsi="Palatino Linotype"/>
                <w:b/>
                <w:spacing w:val="-1"/>
                <w:position w:val="1"/>
                <w:sz w:val="20"/>
                <w:szCs w:val="20"/>
              </w:rPr>
              <w:t>l</w:t>
            </w:r>
            <w:r w:rsidRPr="005B4599">
              <w:rPr>
                <w:rFonts w:ascii="Palatino Linotype" w:hAnsi="Palatino Linotype"/>
                <w:b/>
                <w:position w:val="1"/>
                <w:sz w:val="20"/>
                <w:szCs w:val="20"/>
              </w:rPr>
              <w:t>es</w:t>
            </w:r>
            <w:r w:rsidRPr="005B4599">
              <w:rPr>
                <w:rFonts w:ascii="Palatino Linotype" w:hAnsi="Palatino Linotype"/>
                <w:b/>
                <w:spacing w:val="-5"/>
                <w:position w:val="1"/>
                <w:sz w:val="20"/>
                <w:szCs w:val="20"/>
              </w:rPr>
              <w:t xml:space="preserve"> </w:t>
            </w:r>
            <w:r w:rsidRPr="005B4599">
              <w:rPr>
                <w:rFonts w:ascii="Palatino Linotype" w:hAnsi="Palatino Linotype"/>
                <w:b/>
                <w:position w:val="1"/>
                <w:sz w:val="20"/>
                <w:szCs w:val="20"/>
              </w:rPr>
              <w:t>(if</w:t>
            </w:r>
            <w:r w:rsidRPr="005B4599">
              <w:rPr>
                <w:rFonts w:ascii="Palatino Linotype" w:hAnsi="Palatino Linotype"/>
                <w:b/>
                <w:spacing w:val="-3"/>
                <w:position w:val="1"/>
                <w:sz w:val="20"/>
                <w:szCs w:val="20"/>
              </w:rPr>
              <w:t xml:space="preserve"> </w:t>
            </w:r>
            <w:r w:rsidRPr="005B4599">
              <w:rPr>
                <w:rFonts w:ascii="Palatino Linotype" w:hAnsi="Palatino Linotype"/>
                <w:b/>
                <w:w w:val="99"/>
                <w:position w:val="1"/>
                <w:sz w:val="20"/>
                <w:szCs w:val="20"/>
              </w:rPr>
              <w:t>a</w:t>
            </w:r>
            <w:r w:rsidRPr="005B4599">
              <w:rPr>
                <w:rFonts w:ascii="Palatino Linotype" w:hAnsi="Palatino Linotype"/>
                <w:b/>
                <w:spacing w:val="2"/>
                <w:w w:val="99"/>
                <w:position w:val="1"/>
                <w:sz w:val="20"/>
                <w:szCs w:val="20"/>
              </w:rPr>
              <w:t>p</w:t>
            </w:r>
            <w:r w:rsidRPr="005B4599">
              <w:rPr>
                <w:rFonts w:ascii="Palatino Linotype" w:hAnsi="Palatino Linotype"/>
                <w:b/>
                <w:spacing w:val="1"/>
                <w:w w:val="99"/>
                <w:position w:val="1"/>
                <w:sz w:val="20"/>
                <w:szCs w:val="20"/>
              </w:rPr>
              <w:t>pl</w:t>
            </w:r>
            <w:r w:rsidRPr="005B4599">
              <w:rPr>
                <w:rFonts w:ascii="Palatino Linotype" w:hAnsi="Palatino Linotype"/>
                <w:b/>
                <w:spacing w:val="-1"/>
                <w:w w:val="99"/>
                <w:position w:val="1"/>
                <w:sz w:val="20"/>
                <w:szCs w:val="20"/>
              </w:rPr>
              <w:t>i</w:t>
            </w:r>
            <w:r w:rsidRPr="005B4599">
              <w:rPr>
                <w:rFonts w:ascii="Palatino Linotype" w:hAnsi="Palatino Linotype"/>
                <w:b/>
                <w:spacing w:val="1"/>
                <w:w w:val="99"/>
                <w:position w:val="1"/>
                <w:sz w:val="20"/>
                <w:szCs w:val="20"/>
              </w:rPr>
              <w:t>c</w:t>
            </w:r>
            <w:r w:rsidRPr="005B4599">
              <w:rPr>
                <w:rFonts w:ascii="Palatino Linotype" w:hAnsi="Palatino Linotype"/>
                <w:b/>
                <w:w w:val="99"/>
                <w:position w:val="1"/>
                <w:sz w:val="20"/>
                <w:szCs w:val="20"/>
              </w:rPr>
              <w:t>a</w:t>
            </w:r>
            <w:r w:rsidRPr="005B4599">
              <w:rPr>
                <w:rFonts w:ascii="Palatino Linotype" w:hAnsi="Palatino Linotype"/>
                <w:b/>
                <w:spacing w:val="1"/>
                <w:w w:val="99"/>
                <w:position w:val="1"/>
                <w:sz w:val="20"/>
                <w:szCs w:val="20"/>
              </w:rPr>
              <w:t>b</w:t>
            </w:r>
            <w:r w:rsidRPr="005B4599">
              <w:rPr>
                <w:rFonts w:ascii="Palatino Linotype" w:hAnsi="Palatino Linotype"/>
                <w:b/>
                <w:spacing w:val="-1"/>
                <w:w w:val="99"/>
                <w:position w:val="1"/>
                <w:sz w:val="20"/>
                <w:szCs w:val="20"/>
              </w:rPr>
              <w:t>l</w:t>
            </w:r>
            <w:r w:rsidRPr="005B4599">
              <w:rPr>
                <w:rFonts w:ascii="Palatino Linotype" w:hAnsi="Palatino Linotype"/>
                <w:b/>
                <w:w w:val="99"/>
                <w:position w:val="1"/>
                <w:sz w:val="20"/>
                <w:szCs w:val="20"/>
              </w:rPr>
              <w:t>e)</w:t>
            </w:r>
          </w:p>
        </w:tc>
        <w:tc>
          <w:tcPr>
            <w:tcW w:w="709" w:type="dxa"/>
            <w:tcBorders>
              <w:top w:val="single" w:sz="5" w:space="0" w:color="000000"/>
              <w:left w:val="single" w:sz="5" w:space="0" w:color="000000"/>
              <w:bottom w:val="single" w:sz="5" w:space="0" w:color="000000"/>
              <w:right w:val="single" w:sz="5" w:space="0" w:color="000000"/>
            </w:tcBorders>
            <w:shd w:val="clear" w:color="auto" w:fill="C5E0B3"/>
          </w:tcPr>
          <w:p w14:paraId="630C1E06"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shd w:val="clear" w:color="auto" w:fill="C5E0B3"/>
          </w:tcPr>
          <w:p w14:paraId="62E8A50B" w14:textId="77777777" w:rsidR="00952BD6" w:rsidRPr="005B4599" w:rsidRDefault="00952BD6" w:rsidP="00021244">
            <w:pPr>
              <w:jc w:val="center"/>
              <w:rPr>
                <w:rFonts w:ascii="Palatino Linotype" w:hAnsi="Palatino Linotype"/>
                <w:sz w:val="20"/>
                <w:szCs w:val="20"/>
              </w:rPr>
            </w:pPr>
          </w:p>
        </w:tc>
      </w:tr>
      <w:tr w:rsidR="00952BD6" w:rsidRPr="005B4599" w14:paraId="58004C77" w14:textId="77777777" w:rsidTr="00021244">
        <w:trPr>
          <w:trHeight w:hRule="exact" w:val="260"/>
        </w:trPr>
        <w:tc>
          <w:tcPr>
            <w:tcW w:w="583" w:type="dxa"/>
            <w:tcBorders>
              <w:top w:val="single" w:sz="5" w:space="0" w:color="000000"/>
              <w:left w:val="single" w:sz="5" w:space="0" w:color="000000"/>
              <w:bottom w:val="single" w:sz="5" w:space="0" w:color="000000"/>
              <w:right w:val="single" w:sz="5" w:space="0" w:color="000000"/>
            </w:tcBorders>
            <w:shd w:val="clear" w:color="auto" w:fill="DBDBDB"/>
          </w:tcPr>
          <w:p w14:paraId="1E383739" w14:textId="77777777" w:rsidR="00952BD6" w:rsidRPr="005B4599" w:rsidRDefault="00952BD6" w:rsidP="00021244">
            <w:pPr>
              <w:ind w:left="153"/>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c>
          <w:tcPr>
            <w:tcW w:w="6400" w:type="dxa"/>
            <w:tcBorders>
              <w:top w:val="single" w:sz="5" w:space="0" w:color="000000"/>
              <w:left w:val="single" w:sz="5" w:space="0" w:color="000000"/>
              <w:bottom w:val="single" w:sz="5" w:space="0" w:color="000000"/>
              <w:right w:val="single" w:sz="5" w:space="0" w:color="000000"/>
            </w:tcBorders>
            <w:shd w:val="clear" w:color="auto" w:fill="DBDBDB"/>
          </w:tcPr>
          <w:p w14:paraId="6DAB4F0F" w14:textId="77777777" w:rsidR="00952BD6" w:rsidRPr="005B4599" w:rsidRDefault="00952BD6" w:rsidP="00021244">
            <w:pPr>
              <w:ind w:left="102"/>
              <w:rPr>
                <w:rFonts w:ascii="Palatino Linotype" w:eastAsia="Courier New" w:hAnsi="Palatino Linotype"/>
                <w:sz w:val="20"/>
                <w:szCs w:val="20"/>
              </w:rPr>
            </w:pPr>
            <w:r w:rsidRPr="005B4599">
              <w:rPr>
                <w:rFonts w:ascii="Palatino Linotype" w:eastAsia="Courier New" w:hAnsi="Palatino Linotype"/>
                <w:b/>
                <w:position w:val="2"/>
                <w:sz w:val="20"/>
                <w:szCs w:val="20"/>
              </w:rPr>
              <w:t>Item</w:t>
            </w:r>
          </w:p>
        </w:tc>
        <w:tc>
          <w:tcPr>
            <w:tcW w:w="709" w:type="dxa"/>
            <w:tcBorders>
              <w:top w:val="single" w:sz="5" w:space="0" w:color="000000"/>
              <w:left w:val="single" w:sz="5" w:space="0" w:color="000000"/>
              <w:bottom w:val="single" w:sz="5" w:space="0" w:color="000000"/>
              <w:right w:val="single" w:sz="5" w:space="0" w:color="000000"/>
            </w:tcBorders>
            <w:shd w:val="clear" w:color="auto" w:fill="DBDBDB"/>
          </w:tcPr>
          <w:p w14:paraId="6004EBFB" w14:textId="77777777" w:rsidR="00952BD6" w:rsidRPr="005B4599" w:rsidRDefault="00952BD6" w:rsidP="00021244">
            <w:pPr>
              <w:ind w:left="102"/>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Yes</w:t>
            </w:r>
          </w:p>
        </w:tc>
        <w:tc>
          <w:tcPr>
            <w:tcW w:w="708" w:type="dxa"/>
            <w:tcBorders>
              <w:top w:val="single" w:sz="5" w:space="0" w:color="000000"/>
              <w:left w:val="single" w:sz="5" w:space="0" w:color="000000"/>
              <w:bottom w:val="single" w:sz="5" w:space="0" w:color="000000"/>
              <w:right w:val="single" w:sz="5" w:space="0" w:color="000000"/>
            </w:tcBorders>
            <w:shd w:val="clear" w:color="auto" w:fill="DBDBDB"/>
          </w:tcPr>
          <w:p w14:paraId="37DDEE00" w14:textId="77777777" w:rsidR="00952BD6" w:rsidRPr="005B4599" w:rsidRDefault="00952BD6" w:rsidP="00021244">
            <w:pPr>
              <w:ind w:left="100"/>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r>
      <w:tr w:rsidR="00952BD6" w:rsidRPr="005B4599" w14:paraId="31700042" w14:textId="77777777" w:rsidTr="00021244">
        <w:trPr>
          <w:trHeight w:hRule="exact" w:val="292"/>
        </w:trPr>
        <w:tc>
          <w:tcPr>
            <w:tcW w:w="583" w:type="dxa"/>
            <w:tcBorders>
              <w:top w:val="single" w:sz="5" w:space="0" w:color="000000"/>
              <w:left w:val="single" w:sz="5" w:space="0" w:color="000000"/>
              <w:bottom w:val="single" w:sz="5" w:space="0" w:color="000000"/>
              <w:right w:val="single" w:sz="5" w:space="0" w:color="000000"/>
            </w:tcBorders>
          </w:tcPr>
          <w:p w14:paraId="1E826299"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sz w:val="20"/>
                <w:szCs w:val="20"/>
              </w:rPr>
              <w:t>1</w:t>
            </w:r>
          </w:p>
        </w:tc>
        <w:tc>
          <w:tcPr>
            <w:tcW w:w="6400" w:type="dxa"/>
            <w:tcBorders>
              <w:top w:val="single" w:sz="5" w:space="0" w:color="000000"/>
              <w:left w:val="single" w:sz="5" w:space="0" w:color="000000"/>
              <w:bottom w:val="single" w:sz="5" w:space="0" w:color="000000"/>
              <w:right w:val="single" w:sz="5" w:space="0" w:color="000000"/>
            </w:tcBorders>
          </w:tcPr>
          <w:p w14:paraId="0B0D5A9B"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texts</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ab</w:t>
            </w:r>
            <w:r w:rsidRPr="005B4599">
              <w:rPr>
                <w:rFonts w:ascii="Palatino Linotype" w:hAnsi="Palatino Linotype"/>
                <w:position w:val="1"/>
                <w:sz w:val="20"/>
                <w:szCs w:val="20"/>
              </w:rPr>
              <w:t>l</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s</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re</w:t>
            </w:r>
            <w:r w:rsidRPr="005B4599">
              <w:rPr>
                <w:rFonts w:ascii="Palatino Linotype" w:hAnsi="Palatino Linotype"/>
                <w:spacing w:val="-4"/>
                <w:position w:val="1"/>
                <w:sz w:val="20"/>
                <w:szCs w:val="20"/>
              </w:rPr>
              <w:t xml:space="preserve"> </w:t>
            </w:r>
            <w:r w:rsidRPr="005B4599">
              <w:rPr>
                <w:rFonts w:ascii="Palatino Linotype" w:hAnsi="Palatino Linotype"/>
                <w:spacing w:val="3"/>
                <w:position w:val="1"/>
                <w:sz w:val="20"/>
                <w:szCs w:val="20"/>
              </w:rPr>
              <w:t>c</w:t>
            </w:r>
            <w:r w:rsidRPr="005B4599">
              <w:rPr>
                <w:rFonts w:ascii="Palatino Linotype" w:hAnsi="Palatino Linotype"/>
                <w:position w:val="1"/>
                <w:sz w:val="20"/>
                <w:szCs w:val="20"/>
              </w:rPr>
              <w:t>l</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ar</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d</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b</w:t>
            </w:r>
            <w:r w:rsidRPr="005B4599">
              <w:rPr>
                <w:rFonts w:ascii="Palatino Linotype" w:hAnsi="Palatino Linotype"/>
                <w:position w:val="1"/>
                <w:sz w:val="20"/>
                <w:szCs w:val="20"/>
              </w:rPr>
              <w:t>le</w:t>
            </w:r>
            <w:r w:rsidRPr="005B4599">
              <w:rPr>
                <w:rFonts w:ascii="Palatino Linotype" w:hAnsi="Palatino Linotype"/>
                <w:sz w:val="20"/>
                <w:szCs w:val="20"/>
              </w:rPr>
              <w:t xml:space="preserve"> </w:t>
            </w:r>
          </w:p>
        </w:tc>
        <w:tc>
          <w:tcPr>
            <w:tcW w:w="709" w:type="dxa"/>
            <w:tcBorders>
              <w:top w:val="single" w:sz="5" w:space="0" w:color="000000"/>
              <w:left w:val="single" w:sz="5" w:space="0" w:color="000000"/>
              <w:bottom w:val="single" w:sz="5" w:space="0" w:color="000000"/>
              <w:right w:val="single" w:sz="5" w:space="0" w:color="000000"/>
            </w:tcBorders>
          </w:tcPr>
          <w:p w14:paraId="1A59A9AD"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CCF229E" w14:textId="77777777" w:rsidR="00952BD6" w:rsidRPr="005B4599" w:rsidRDefault="00952BD6" w:rsidP="00021244">
            <w:pPr>
              <w:jc w:val="center"/>
              <w:rPr>
                <w:rFonts w:ascii="Palatino Linotype" w:hAnsi="Palatino Linotype"/>
                <w:sz w:val="20"/>
                <w:szCs w:val="20"/>
              </w:rPr>
            </w:pPr>
          </w:p>
        </w:tc>
      </w:tr>
      <w:tr w:rsidR="00952BD6" w:rsidRPr="005B4599" w14:paraId="7BCF5142"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30C6BD5E"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sz w:val="20"/>
                <w:szCs w:val="20"/>
              </w:rPr>
              <w:t>2</w:t>
            </w:r>
          </w:p>
        </w:tc>
        <w:tc>
          <w:tcPr>
            <w:tcW w:w="6400" w:type="dxa"/>
            <w:tcBorders>
              <w:top w:val="single" w:sz="5" w:space="0" w:color="000000"/>
              <w:left w:val="single" w:sz="5" w:space="0" w:color="000000"/>
              <w:bottom w:val="single" w:sz="5" w:space="0" w:color="000000"/>
              <w:right w:val="single" w:sz="5" w:space="0" w:color="000000"/>
            </w:tcBorders>
          </w:tcPr>
          <w:p w14:paraId="535B8D5F"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ab</w:t>
            </w:r>
            <w:r w:rsidRPr="005B4599">
              <w:rPr>
                <w:rFonts w:ascii="Palatino Linotype" w:hAnsi="Palatino Linotype"/>
                <w:position w:val="1"/>
                <w:sz w:val="20"/>
                <w:szCs w:val="20"/>
              </w:rPr>
              <w:t>l</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s</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are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fo</w:t>
            </w:r>
            <w:r w:rsidRPr="005B4599">
              <w:rPr>
                <w:rFonts w:ascii="Palatino Linotype" w:hAnsi="Palatino Linotype"/>
                <w:spacing w:val="3"/>
                <w:position w:val="1"/>
                <w:sz w:val="20"/>
                <w:szCs w:val="20"/>
              </w:rPr>
              <w:t>r</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al</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y</w:t>
            </w:r>
            <w:r w:rsidRPr="005B4599">
              <w:rPr>
                <w:rFonts w:ascii="Palatino Linotype" w:hAnsi="Palatino Linotype"/>
                <w:spacing w:val="2"/>
                <w:position w:val="1"/>
                <w:sz w:val="20"/>
                <w:szCs w:val="20"/>
              </w:rPr>
              <w:t>l</w:t>
            </w:r>
            <w:r w:rsidRPr="005B4599">
              <w:rPr>
                <w:rFonts w:ascii="Palatino Linotype" w:hAnsi="Palatino Linotype"/>
                <w:position w:val="1"/>
                <w:sz w:val="20"/>
                <w:szCs w:val="20"/>
              </w:rPr>
              <w:t>e</w:t>
            </w:r>
            <w:r w:rsidRPr="005B4599">
              <w:rPr>
                <w:rFonts w:ascii="Palatino Linotype" w:hAnsi="Palatino Linotype"/>
                <w:sz w:val="20"/>
                <w:szCs w:val="20"/>
              </w:rPr>
              <w:t xml:space="preserve"> </w:t>
            </w:r>
          </w:p>
        </w:tc>
        <w:tc>
          <w:tcPr>
            <w:tcW w:w="709" w:type="dxa"/>
            <w:tcBorders>
              <w:top w:val="single" w:sz="5" w:space="0" w:color="000000"/>
              <w:left w:val="single" w:sz="5" w:space="0" w:color="000000"/>
              <w:bottom w:val="single" w:sz="5" w:space="0" w:color="000000"/>
              <w:right w:val="single" w:sz="5" w:space="0" w:color="000000"/>
            </w:tcBorders>
          </w:tcPr>
          <w:p w14:paraId="7A4B67A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39D35777" w14:textId="77777777" w:rsidR="00952BD6" w:rsidRPr="005B4599" w:rsidRDefault="00952BD6" w:rsidP="00021244">
            <w:pPr>
              <w:jc w:val="center"/>
              <w:rPr>
                <w:rFonts w:ascii="Palatino Linotype" w:hAnsi="Palatino Linotype"/>
                <w:sz w:val="20"/>
                <w:szCs w:val="20"/>
              </w:rPr>
            </w:pPr>
          </w:p>
        </w:tc>
      </w:tr>
      <w:tr w:rsidR="00952BD6" w:rsidRPr="005B4599" w14:paraId="4DD67718" w14:textId="77777777" w:rsidTr="00021244">
        <w:trPr>
          <w:trHeight w:hRule="exact" w:val="543"/>
        </w:trPr>
        <w:tc>
          <w:tcPr>
            <w:tcW w:w="583" w:type="dxa"/>
            <w:tcBorders>
              <w:top w:val="single" w:sz="5" w:space="0" w:color="000000"/>
              <w:left w:val="single" w:sz="5" w:space="0" w:color="000000"/>
              <w:bottom w:val="single" w:sz="5" w:space="0" w:color="000000"/>
              <w:right w:val="single" w:sz="5" w:space="0" w:color="000000"/>
            </w:tcBorders>
          </w:tcPr>
          <w:p w14:paraId="5B6D59CB"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3</w:t>
            </w:r>
          </w:p>
        </w:tc>
        <w:tc>
          <w:tcPr>
            <w:tcW w:w="6400" w:type="dxa"/>
            <w:tcBorders>
              <w:top w:val="single" w:sz="5" w:space="0" w:color="000000"/>
              <w:left w:val="single" w:sz="5" w:space="0" w:color="000000"/>
              <w:bottom w:val="single" w:sz="5" w:space="0" w:color="000000"/>
              <w:right w:val="single" w:sz="5" w:space="0" w:color="000000"/>
            </w:tcBorders>
          </w:tcPr>
          <w:p w14:paraId="0D1AB4AA"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spacing w:val="-1"/>
                <w:position w:val="1"/>
                <w:sz w:val="20"/>
                <w:szCs w:val="20"/>
              </w:rPr>
              <w:t>f</w:t>
            </w:r>
            <w:r w:rsidRPr="005B4599">
              <w:rPr>
                <w:rFonts w:ascii="Palatino Linotype" w:hAnsi="Palatino Linotype"/>
                <w:position w:val="1"/>
                <w:sz w:val="20"/>
                <w:szCs w:val="20"/>
              </w:rPr>
              <w:t>orma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ion</w:t>
            </w:r>
            <w:r w:rsidRPr="005B4599">
              <w:rPr>
                <w:rFonts w:ascii="Palatino Linotype" w:hAnsi="Palatino Linotype"/>
                <w:spacing w:val="-9"/>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b</w:t>
            </w:r>
            <w:r w:rsidRPr="005B4599">
              <w:rPr>
                <w:rFonts w:ascii="Palatino Linotype" w:hAnsi="Palatino Linotype"/>
                <w:position w:val="1"/>
                <w:sz w:val="20"/>
                <w:szCs w:val="20"/>
              </w:rPr>
              <w:t>le</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spacing w:val="2"/>
                <w:position w:val="1"/>
                <w:sz w:val="20"/>
                <w:szCs w:val="20"/>
              </w:rPr>
              <w:t>r</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spacing w:val="2"/>
                <w:position w:val="1"/>
                <w:sz w:val="20"/>
                <w:szCs w:val="20"/>
              </w:rPr>
              <w:t>E</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gli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h</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ll</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d</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ci</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 xml:space="preserve">al </w:t>
            </w:r>
            <w:r w:rsidRPr="005B4599">
              <w:rPr>
                <w:rFonts w:ascii="Palatino Linotype" w:hAnsi="Palatino Linotype"/>
                <w:spacing w:val="-1"/>
                <w:position w:val="1"/>
                <w:sz w:val="20"/>
                <w:szCs w:val="20"/>
              </w:rPr>
              <w:t>w</w:t>
            </w:r>
            <w:r w:rsidRPr="005B4599">
              <w:rPr>
                <w:rFonts w:ascii="Palatino Linotype" w:hAnsi="Palatino Linotype"/>
                <w:spacing w:val="2"/>
                <w:position w:val="1"/>
                <w:sz w:val="20"/>
                <w:szCs w:val="20"/>
              </w:rPr>
              <w:t>r</w:t>
            </w:r>
            <w:r w:rsidRPr="005B4599">
              <w:rPr>
                <w:rFonts w:ascii="Palatino Linotype" w:hAnsi="Palatino Linotype"/>
                <w:position w:val="1"/>
                <w:sz w:val="20"/>
                <w:szCs w:val="20"/>
              </w:rPr>
              <w:t>it</w:t>
            </w:r>
            <w:r w:rsidRPr="005B4599">
              <w:rPr>
                <w:rFonts w:ascii="Palatino Linotype" w:hAnsi="Palatino Linotype"/>
                <w:spacing w:val="1"/>
                <w:position w:val="1"/>
                <w:sz w:val="20"/>
                <w:szCs w:val="20"/>
              </w:rPr>
              <w:t>t</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n</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ter</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io</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 xml:space="preserve">al </w:t>
            </w:r>
            <w:r w:rsidRPr="005B4599">
              <w:rPr>
                <w:rFonts w:ascii="Palatino Linotype" w:hAnsi="Palatino Linotype"/>
                <w:spacing w:val="-1"/>
                <w:sz w:val="20"/>
                <w:szCs w:val="20"/>
              </w:rPr>
              <w:t>s</w:t>
            </w:r>
            <w:r w:rsidRPr="005B4599">
              <w:rPr>
                <w:rFonts w:ascii="Palatino Linotype" w:hAnsi="Palatino Linotype"/>
                <w:sz w:val="20"/>
                <w:szCs w:val="20"/>
              </w:rPr>
              <w:t>t</w:t>
            </w:r>
            <w:r w:rsidRPr="005B4599">
              <w:rPr>
                <w:rFonts w:ascii="Palatino Linotype" w:hAnsi="Palatino Linotype"/>
                <w:spacing w:val="1"/>
                <w:sz w:val="20"/>
                <w:szCs w:val="20"/>
              </w:rPr>
              <w:t>and</w:t>
            </w:r>
            <w:r w:rsidRPr="005B4599">
              <w:rPr>
                <w:rFonts w:ascii="Palatino Linotype" w:hAnsi="Palatino Linotype"/>
                <w:sz w:val="20"/>
                <w:szCs w:val="20"/>
              </w:rPr>
              <w:t>ar</w:t>
            </w:r>
            <w:r w:rsidRPr="005B4599">
              <w:rPr>
                <w:rFonts w:ascii="Palatino Linotype" w:hAnsi="Palatino Linotype"/>
                <w:spacing w:val="1"/>
                <w:sz w:val="20"/>
                <w:szCs w:val="20"/>
              </w:rPr>
              <w:t>d</w:t>
            </w:r>
            <w:r w:rsidRPr="005B4599">
              <w:rPr>
                <w:rFonts w:ascii="Palatino Linotype" w:hAnsi="Palatino Linotype"/>
                <w:sz w:val="20"/>
                <w:szCs w:val="20"/>
              </w:rPr>
              <w:t>,</w:t>
            </w:r>
            <w:r w:rsidRPr="005B4599">
              <w:rPr>
                <w:rFonts w:ascii="Palatino Linotype" w:hAnsi="Palatino Linotype"/>
                <w:spacing w:val="-8"/>
                <w:sz w:val="20"/>
                <w:szCs w:val="20"/>
              </w:rPr>
              <w:t xml:space="preserve"> </w:t>
            </w:r>
            <w:r w:rsidRPr="005B4599">
              <w:rPr>
                <w:rFonts w:ascii="Palatino Linotype" w:hAnsi="Palatino Linotype"/>
                <w:spacing w:val="1"/>
                <w:sz w:val="20"/>
                <w:szCs w:val="20"/>
              </w:rPr>
              <w:t>u</w:t>
            </w:r>
            <w:r w:rsidRPr="005B4599">
              <w:rPr>
                <w:rFonts w:ascii="Palatino Linotype" w:hAnsi="Palatino Linotype"/>
                <w:spacing w:val="-1"/>
                <w:sz w:val="20"/>
                <w:szCs w:val="20"/>
              </w:rPr>
              <w:t>s</w:t>
            </w:r>
            <w:r w:rsidRPr="005B4599">
              <w:rPr>
                <w:rFonts w:ascii="Palatino Linotype" w:hAnsi="Palatino Linotype"/>
                <w:sz w:val="20"/>
                <w:szCs w:val="20"/>
              </w:rPr>
              <w:t>i</w:t>
            </w:r>
            <w:r w:rsidRPr="005B4599">
              <w:rPr>
                <w:rFonts w:ascii="Palatino Linotype" w:hAnsi="Palatino Linotype"/>
                <w:spacing w:val="1"/>
                <w:sz w:val="20"/>
                <w:szCs w:val="20"/>
              </w:rPr>
              <w:t>n</w:t>
            </w:r>
            <w:r w:rsidRPr="005B4599">
              <w:rPr>
                <w:rFonts w:ascii="Palatino Linotype" w:hAnsi="Palatino Linotype"/>
                <w:sz w:val="20"/>
                <w:szCs w:val="20"/>
              </w:rPr>
              <w:t>g</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p</w:t>
            </w:r>
            <w:r w:rsidRPr="005B4599">
              <w:rPr>
                <w:rFonts w:ascii="Palatino Linotype" w:hAnsi="Palatino Linotype"/>
                <w:sz w:val="20"/>
                <w:szCs w:val="20"/>
              </w:rPr>
              <w:t>oi</w:t>
            </w:r>
            <w:r w:rsidRPr="005B4599">
              <w:rPr>
                <w:rFonts w:ascii="Palatino Linotype" w:hAnsi="Palatino Linotype"/>
                <w:spacing w:val="1"/>
                <w:sz w:val="20"/>
                <w:szCs w:val="20"/>
              </w:rPr>
              <w:t>n</w:t>
            </w:r>
            <w:r w:rsidRPr="005B4599">
              <w:rPr>
                <w:rFonts w:ascii="Palatino Linotype" w:hAnsi="Palatino Linotype"/>
                <w:sz w:val="20"/>
                <w:szCs w:val="20"/>
              </w:rPr>
              <w:t>t</w:t>
            </w:r>
            <w:r w:rsidRPr="005B4599">
              <w:rPr>
                <w:rFonts w:ascii="Palatino Linotype" w:hAnsi="Palatino Linotype"/>
                <w:spacing w:val="-3"/>
                <w:sz w:val="20"/>
                <w:szCs w:val="20"/>
              </w:rPr>
              <w:t xml:space="preserve"> </w:t>
            </w:r>
            <w:r w:rsidRPr="005B4599">
              <w:rPr>
                <w:rFonts w:ascii="Palatino Linotype" w:hAnsi="Palatino Linotype"/>
                <w:sz w:val="20"/>
                <w:szCs w:val="20"/>
              </w:rPr>
              <w:t>(.)</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n</w:t>
            </w:r>
            <w:r w:rsidRPr="005B4599">
              <w:rPr>
                <w:rFonts w:ascii="Palatino Linotype" w:hAnsi="Palatino Linotype"/>
                <w:sz w:val="20"/>
                <w:szCs w:val="20"/>
              </w:rPr>
              <w:t>ot</w:t>
            </w:r>
            <w:r w:rsidRPr="005B4599">
              <w:rPr>
                <w:rFonts w:ascii="Palatino Linotype" w:hAnsi="Palatino Linotype"/>
                <w:spacing w:val="-2"/>
                <w:sz w:val="20"/>
                <w:szCs w:val="20"/>
              </w:rPr>
              <w:t xml:space="preserve"> </w:t>
            </w:r>
            <w:r w:rsidRPr="005B4599">
              <w:rPr>
                <w:rFonts w:ascii="Palatino Linotype" w:hAnsi="Palatino Linotype"/>
                <w:spacing w:val="-3"/>
                <w:sz w:val="20"/>
                <w:szCs w:val="20"/>
              </w:rPr>
              <w:t>c</w:t>
            </w:r>
            <w:r w:rsidRPr="005B4599">
              <w:rPr>
                <w:rFonts w:ascii="Palatino Linotype" w:hAnsi="Palatino Linotype"/>
                <w:sz w:val="20"/>
                <w:szCs w:val="20"/>
              </w:rPr>
              <w:t>o</w:t>
            </w:r>
            <w:r w:rsidRPr="005B4599">
              <w:rPr>
                <w:rFonts w:ascii="Palatino Linotype" w:hAnsi="Palatino Linotype"/>
                <w:spacing w:val="-1"/>
                <w:sz w:val="20"/>
                <w:szCs w:val="20"/>
              </w:rPr>
              <w:t>mm</w:t>
            </w:r>
            <w:r w:rsidRPr="005B4599">
              <w:rPr>
                <w:rFonts w:ascii="Palatino Linotype" w:hAnsi="Palatino Linotype"/>
                <w:sz w:val="20"/>
                <w:szCs w:val="20"/>
              </w:rPr>
              <w:t>a</w:t>
            </w:r>
            <w:r w:rsidRPr="005B4599">
              <w:rPr>
                <w:rFonts w:ascii="Palatino Linotype" w:hAnsi="Palatino Linotype"/>
                <w:spacing w:val="-5"/>
                <w:sz w:val="20"/>
                <w:szCs w:val="20"/>
              </w:rPr>
              <w:t xml:space="preserve"> </w:t>
            </w:r>
            <w:r w:rsidRPr="005B4599">
              <w:rPr>
                <w:rFonts w:ascii="Palatino Linotype" w:hAnsi="Palatino Linotype"/>
                <w:sz w:val="20"/>
                <w:szCs w:val="20"/>
              </w:rPr>
              <w:t>(,)</w:t>
            </w:r>
          </w:p>
        </w:tc>
        <w:tc>
          <w:tcPr>
            <w:tcW w:w="709" w:type="dxa"/>
            <w:tcBorders>
              <w:top w:val="single" w:sz="5" w:space="0" w:color="000000"/>
              <w:left w:val="single" w:sz="5" w:space="0" w:color="000000"/>
              <w:bottom w:val="single" w:sz="5" w:space="0" w:color="000000"/>
              <w:right w:val="single" w:sz="5" w:space="0" w:color="000000"/>
            </w:tcBorders>
          </w:tcPr>
          <w:p w14:paraId="54919128"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F7A9C98" w14:textId="77777777" w:rsidR="00952BD6" w:rsidRPr="005B4599" w:rsidRDefault="00952BD6" w:rsidP="00021244">
            <w:pPr>
              <w:jc w:val="center"/>
              <w:rPr>
                <w:rFonts w:ascii="Palatino Linotype" w:hAnsi="Palatino Linotype"/>
                <w:sz w:val="20"/>
                <w:szCs w:val="20"/>
              </w:rPr>
            </w:pPr>
          </w:p>
        </w:tc>
      </w:tr>
      <w:tr w:rsidR="00952BD6" w:rsidRPr="005B4599" w14:paraId="24A2EE68"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37A3A192"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4</w:t>
            </w:r>
          </w:p>
        </w:tc>
        <w:tc>
          <w:tcPr>
            <w:tcW w:w="6400" w:type="dxa"/>
            <w:tcBorders>
              <w:top w:val="single" w:sz="5" w:space="0" w:color="000000"/>
              <w:left w:val="single" w:sz="5" w:space="0" w:color="000000"/>
              <w:bottom w:val="single" w:sz="5" w:space="0" w:color="000000"/>
              <w:right w:val="single" w:sz="5" w:space="0" w:color="000000"/>
            </w:tcBorders>
          </w:tcPr>
          <w:p w14:paraId="1B7A2D51"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z w:val="20"/>
                <w:szCs w:val="20"/>
              </w:rPr>
              <w:t>All</w:t>
            </w:r>
            <w:r w:rsidRPr="005B4599">
              <w:rPr>
                <w:rFonts w:ascii="Palatino Linotype" w:hAnsi="Palatino Linotype"/>
                <w:spacing w:val="-2"/>
                <w:sz w:val="20"/>
                <w:szCs w:val="20"/>
              </w:rPr>
              <w:t xml:space="preserve"> </w:t>
            </w:r>
            <w:r w:rsidRPr="005B4599">
              <w:rPr>
                <w:rFonts w:ascii="Palatino Linotype" w:hAnsi="Palatino Linotype"/>
                <w:sz w:val="20"/>
                <w:szCs w:val="20"/>
              </w:rPr>
              <w:t>t</w:t>
            </w:r>
            <w:r w:rsidRPr="005B4599">
              <w:rPr>
                <w:rFonts w:ascii="Palatino Linotype" w:hAnsi="Palatino Linotype"/>
                <w:spacing w:val="1"/>
                <w:sz w:val="20"/>
                <w:szCs w:val="20"/>
              </w:rPr>
              <w:t>ab</w:t>
            </w:r>
            <w:r w:rsidRPr="005B4599">
              <w:rPr>
                <w:rFonts w:ascii="Palatino Linotype" w:hAnsi="Palatino Linotype"/>
                <w:sz w:val="20"/>
                <w:szCs w:val="20"/>
              </w:rPr>
              <w:t>l</w:t>
            </w:r>
            <w:r w:rsidRPr="005B4599">
              <w:rPr>
                <w:rFonts w:ascii="Palatino Linotype" w:hAnsi="Palatino Linotype"/>
                <w:spacing w:val="-1"/>
                <w:sz w:val="20"/>
                <w:szCs w:val="20"/>
              </w:rPr>
              <w:t>e</w:t>
            </w:r>
            <w:r w:rsidRPr="005B4599">
              <w:rPr>
                <w:rFonts w:ascii="Palatino Linotype" w:hAnsi="Palatino Linotype"/>
                <w:sz w:val="20"/>
                <w:szCs w:val="20"/>
              </w:rPr>
              <w:t>s</w:t>
            </w:r>
            <w:r w:rsidRPr="005B4599">
              <w:rPr>
                <w:rFonts w:ascii="Palatino Linotype" w:hAnsi="Palatino Linotype"/>
                <w:spacing w:val="-6"/>
                <w:sz w:val="20"/>
                <w:szCs w:val="20"/>
              </w:rPr>
              <w:t xml:space="preserve"> </w:t>
            </w:r>
            <w:r w:rsidRPr="005B4599">
              <w:rPr>
                <w:rFonts w:ascii="Palatino Linotype" w:hAnsi="Palatino Linotype"/>
                <w:spacing w:val="1"/>
                <w:sz w:val="20"/>
                <w:szCs w:val="20"/>
              </w:rPr>
              <w:t>a</w:t>
            </w:r>
            <w:r w:rsidRPr="005B4599">
              <w:rPr>
                <w:rFonts w:ascii="Palatino Linotype" w:hAnsi="Palatino Linotype"/>
                <w:sz w:val="20"/>
                <w:szCs w:val="20"/>
              </w:rPr>
              <w:t>re</w:t>
            </w:r>
            <w:r w:rsidRPr="005B4599">
              <w:rPr>
                <w:rFonts w:ascii="Palatino Linotype" w:hAnsi="Palatino Linotype"/>
                <w:spacing w:val="-4"/>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ap</w:t>
            </w:r>
            <w:r w:rsidRPr="005B4599">
              <w:rPr>
                <w:rFonts w:ascii="Palatino Linotype" w:hAnsi="Palatino Linotype"/>
                <w:sz w:val="20"/>
                <w:szCs w:val="20"/>
              </w:rPr>
              <w:t>ti</w:t>
            </w:r>
            <w:r w:rsidRPr="005B4599">
              <w:rPr>
                <w:rFonts w:ascii="Palatino Linotype" w:hAnsi="Palatino Linotype"/>
                <w:spacing w:val="1"/>
                <w:sz w:val="20"/>
                <w:szCs w:val="20"/>
              </w:rPr>
              <w:t>on</w:t>
            </w:r>
            <w:r w:rsidRPr="005B4599">
              <w:rPr>
                <w:rFonts w:ascii="Palatino Linotype" w:hAnsi="Palatino Linotype"/>
                <w:spacing w:val="-1"/>
                <w:sz w:val="20"/>
                <w:szCs w:val="20"/>
              </w:rPr>
              <w:t>e</w:t>
            </w:r>
            <w:r w:rsidRPr="005B4599">
              <w:rPr>
                <w:rFonts w:ascii="Palatino Linotype" w:hAnsi="Palatino Linotype"/>
                <w:sz w:val="20"/>
                <w:szCs w:val="20"/>
              </w:rPr>
              <w:t>d</w:t>
            </w:r>
            <w:r w:rsidRPr="005B4599">
              <w:rPr>
                <w:rFonts w:ascii="Palatino Linotype" w:hAnsi="Palatino Linotype"/>
                <w:spacing w:val="-7"/>
                <w:sz w:val="20"/>
                <w:szCs w:val="20"/>
              </w:rPr>
              <w:t xml:space="preserve"> </w:t>
            </w:r>
            <w:r w:rsidRPr="005B4599">
              <w:rPr>
                <w:rFonts w:ascii="Palatino Linotype" w:hAnsi="Palatino Linotype"/>
                <w:spacing w:val="1"/>
                <w:sz w:val="20"/>
                <w:szCs w:val="20"/>
              </w:rPr>
              <w:t>o</w:t>
            </w:r>
            <w:r w:rsidRPr="005B4599">
              <w:rPr>
                <w:rFonts w:ascii="Palatino Linotype" w:hAnsi="Palatino Linotype"/>
                <w:sz w:val="20"/>
                <w:szCs w:val="20"/>
              </w:rPr>
              <w:t>n</w:t>
            </w:r>
            <w:r w:rsidRPr="005B4599">
              <w:rPr>
                <w:rFonts w:ascii="Palatino Linotype" w:hAnsi="Palatino Linotype"/>
                <w:spacing w:val="-1"/>
                <w:sz w:val="20"/>
                <w:szCs w:val="20"/>
              </w:rPr>
              <w:t xml:space="preserve"> </w:t>
            </w:r>
            <w:r w:rsidRPr="005B4599">
              <w:rPr>
                <w:rFonts w:ascii="Palatino Linotype" w:hAnsi="Palatino Linotype"/>
                <w:spacing w:val="1"/>
                <w:sz w:val="20"/>
                <w:szCs w:val="20"/>
              </w:rPr>
              <w:t>t</w:t>
            </w:r>
            <w:r w:rsidRPr="005B4599">
              <w:rPr>
                <w:rFonts w:ascii="Palatino Linotype" w:hAnsi="Palatino Linotype"/>
                <w:spacing w:val="3"/>
                <w:sz w:val="20"/>
                <w:szCs w:val="20"/>
              </w:rPr>
              <w:t>o</w:t>
            </w:r>
            <w:r w:rsidRPr="005B4599">
              <w:rPr>
                <w:rFonts w:ascii="Palatino Linotype" w:hAnsi="Palatino Linotype"/>
                <w:sz w:val="20"/>
                <w:szCs w:val="20"/>
              </w:rPr>
              <w:t>p</w:t>
            </w:r>
            <w:r w:rsidRPr="005B4599">
              <w:rPr>
                <w:rFonts w:ascii="Palatino Linotype" w:hAnsi="Palatino Linotype"/>
                <w:spacing w:val="-2"/>
                <w:sz w:val="20"/>
                <w:szCs w:val="20"/>
              </w:rPr>
              <w:t xml:space="preserve"> </w:t>
            </w:r>
            <w:r w:rsidRPr="005B4599">
              <w:rPr>
                <w:rFonts w:ascii="Palatino Linotype" w:hAnsi="Palatino Linotype"/>
                <w:sz w:val="20"/>
                <w:szCs w:val="20"/>
              </w:rPr>
              <w:t>with</w:t>
            </w:r>
            <w:r w:rsidRPr="005B4599">
              <w:rPr>
                <w:rFonts w:ascii="Palatino Linotype" w:hAnsi="Palatino Linotype"/>
                <w:spacing w:val="-3"/>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on</w:t>
            </w:r>
            <w:r w:rsidRPr="005B4599">
              <w:rPr>
                <w:rFonts w:ascii="Palatino Linotype" w:hAnsi="Palatino Linotype"/>
                <w:spacing w:val="-1"/>
                <w:sz w:val="20"/>
                <w:szCs w:val="20"/>
              </w:rPr>
              <w:t>se</w:t>
            </w:r>
            <w:r w:rsidRPr="005B4599">
              <w:rPr>
                <w:rFonts w:ascii="Palatino Linotype" w:hAnsi="Palatino Linotype"/>
                <w:sz w:val="20"/>
                <w:szCs w:val="20"/>
              </w:rPr>
              <w:t>c</w:t>
            </w:r>
            <w:r w:rsidRPr="005B4599">
              <w:rPr>
                <w:rFonts w:ascii="Palatino Linotype" w:hAnsi="Palatino Linotype"/>
                <w:spacing w:val="1"/>
                <w:sz w:val="20"/>
                <w:szCs w:val="20"/>
              </w:rPr>
              <w:t>u</w:t>
            </w:r>
            <w:r w:rsidRPr="005B4599">
              <w:rPr>
                <w:rFonts w:ascii="Palatino Linotype" w:hAnsi="Palatino Linotype"/>
                <w:sz w:val="20"/>
                <w:szCs w:val="20"/>
              </w:rPr>
              <w:t>t</w:t>
            </w:r>
            <w:r w:rsidRPr="005B4599">
              <w:rPr>
                <w:rFonts w:ascii="Palatino Linotype" w:hAnsi="Palatino Linotype"/>
                <w:spacing w:val="2"/>
                <w:sz w:val="20"/>
                <w:szCs w:val="20"/>
              </w:rPr>
              <w:t>i</w:t>
            </w:r>
            <w:r w:rsidRPr="005B4599">
              <w:rPr>
                <w:rFonts w:ascii="Palatino Linotype" w:hAnsi="Palatino Linotype"/>
                <w:spacing w:val="-1"/>
                <w:sz w:val="20"/>
                <w:szCs w:val="20"/>
              </w:rPr>
              <w:t>v</w:t>
            </w:r>
            <w:r w:rsidRPr="005B4599">
              <w:rPr>
                <w:rFonts w:ascii="Palatino Linotype" w:hAnsi="Palatino Linotype"/>
                <w:sz w:val="20"/>
                <w:szCs w:val="20"/>
              </w:rPr>
              <w:t>e</w:t>
            </w:r>
            <w:r w:rsidRPr="005B4599">
              <w:rPr>
                <w:rFonts w:ascii="Palatino Linotype" w:hAnsi="Palatino Linotype"/>
                <w:spacing w:val="-11"/>
                <w:sz w:val="20"/>
                <w:szCs w:val="20"/>
              </w:rPr>
              <w:t xml:space="preserve"> </w:t>
            </w:r>
            <w:r w:rsidRPr="005B4599">
              <w:rPr>
                <w:rFonts w:ascii="Palatino Linotype" w:hAnsi="Palatino Linotype"/>
                <w:spacing w:val="1"/>
                <w:sz w:val="20"/>
                <w:szCs w:val="20"/>
              </w:rPr>
              <w:t>nu</w:t>
            </w:r>
            <w:r w:rsidRPr="005B4599">
              <w:rPr>
                <w:rFonts w:ascii="Palatino Linotype" w:hAnsi="Palatino Linotype"/>
                <w:spacing w:val="-1"/>
                <w:sz w:val="20"/>
                <w:szCs w:val="20"/>
              </w:rPr>
              <w:t>m</w:t>
            </w:r>
            <w:r w:rsidRPr="005B4599">
              <w:rPr>
                <w:rFonts w:ascii="Palatino Linotype" w:hAnsi="Palatino Linotype"/>
                <w:spacing w:val="1"/>
                <w:sz w:val="20"/>
                <w:szCs w:val="20"/>
              </w:rPr>
              <w:t>b</w:t>
            </w:r>
            <w:r w:rsidRPr="005B4599">
              <w:rPr>
                <w:rFonts w:ascii="Palatino Linotype" w:hAnsi="Palatino Linotype"/>
                <w:spacing w:val="-1"/>
                <w:sz w:val="20"/>
                <w:szCs w:val="20"/>
              </w:rPr>
              <w:t>e</w:t>
            </w:r>
            <w:r w:rsidRPr="005B4599">
              <w:rPr>
                <w:rFonts w:ascii="Palatino Linotype" w:hAnsi="Palatino Linotype"/>
                <w:spacing w:val="2"/>
                <w:sz w:val="20"/>
                <w:szCs w:val="20"/>
              </w:rPr>
              <w:t>r</w:t>
            </w:r>
            <w:r w:rsidRPr="005B4599">
              <w:rPr>
                <w:rFonts w:ascii="Palatino Linotype" w:hAnsi="Palatino Linotype"/>
                <w:sz w:val="20"/>
                <w:szCs w:val="20"/>
              </w:rPr>
              <w:t>s</w:t>
            </w:r>
          </w:p>
        </w:tc>
        <w:tc>
          <w:tcPr>
            <w:tcW w:w="709" w:type="dxa"/>
            <w:tcBorders>
              <w:top w:val="single" w:sz="5" w:space="0" w:color="000000"/>
              <w:left w:val="single" w:sz="5" w:space="0" w:color="000000"/>
              <w:bottom w:val="single" w:sz="5" w:space="0" w:color="000000"/>
              <w:right w:val="single" w:sz="5" w:space="0" w:color="000000"/>
            </w:tcBorders>
          </w:tcPr>
          <w:p w14:paraId="392936A5"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D2236F2" w14:textId="77777777" w:rsidR="00952BD6" w:rsidRPr="005B4599" w:rsidRDefault="00952BD6" w:rsidP="00021244">
            <w:pPr>
              <w:jc w:val="center"/>
              <w:rPr>
                <w:rFonts w:ascii="Palatino Linotype" w:hAnsi="Palatino Linotype"/>
                <w:sz w:val="20"/>
                <w:szCs w:val="20"/>
              </w:rPr>
            </w:pPr>
          </w:p>
        </w:tc>
      </w:tr>
      <w:tr w:rsidR="00952BD6" w:rsidRPr="005B4599" w14:paraId="1CBD06CE"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19A0D570"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5</w:t>
            </w:r>
          </w:p>
        </w:tc>
        <w:tc>
          <w:tcPr>
            <w:tcW w:w="6400" w:type="dxa"/>
            <w:tcBorders>
              <w:top w:val="single" w:sz="5" w:space="0" w:color="000000"/>
              <w:left w:val="single" w:sz="5" w:space="0" w:color="000000"/>
              <w:bottom w:val="single" w:sz="5" w:space="0" w:color="000000"/>
              <w:right w:val="single" w:sz="5" w:space="0" w:color="000000"/>
            </w:tcBorders>
          </w:tcPr>
          <w:p w14:paraId="4A28F25E"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z w:val="20"/>
                <w:szCs w:val="20"/>
              </w:rPr>
              <w:t>All</w:t>
            </w:r>
            <w:r w:rsidRPr="005B4599">
              <w:rPr>
                <w:rFonts w:ascii="Palatino Linotype" w:hAnsi="Palatino Linotype"/>
                <w:spacing w:val="-2"/>
                <w:sz w:val="20"/>
                <w:szCs w:val="20"/>
              </w:rPr>
              <w:t xml:space="preserve"> </w:t>
            </w:r>
            <w:r w:rsidRPr="005B4599">
              <w:rPr>
                <w:rFonts w:ascii="Palatino Linotype" w:hAnsi="Palatino Linotype"/>
                <w:sz w:val="20"/>
                <w:szCs w:val="20"/>
              </w:rPr>
              <w:t>t</w:t>
            </w:r>
            <w:r w:rsidRPr="005B4599">
              <w:rPr>
                <w:rFonts w:ascii="Palatino Linotype" w:hAnsi="Palatino Linotype"/>
                <w:spacing w:val="1"/>
                <w:sz w:val="20"/>
                <w:szCs w:val="20"/>
              </w:rPr>
              <w:t>ab</w:t>
            </w:r>
            <w:r w:rsidRPr="005B4599">
              <w:rPr>
                <w:rFonts w:ascii="Palatino Linotype" w:hAnsi="Palatino Linotype"/>
                <w:sz w:val="20"/>
                <w:szCs w:val="20"/>
              </w:rPr>
              <w:t>l</w:t>
            </w:r>
            <w:r w:rsidRPr="005B4599">
              <w:rPr>
                <w:rFonts w:ascii="Palatino Linotype" w:hAnsi="Palatino Linotype"/>
                <w:spacing w:val="-1"/>
                <w:sz w:val="20"/>
                <w:szCs w:val="20"/>
              </w:rPr>
              <w:t>e</w:t>
            </w:r>
            <w:r w:rsidRPr="005B4599">
              <w:rPr>
                <w:rFonts w:ascii="Palatino Linotype" w:hAnsi="Palatino Linotype"/>
                <w:sz w:val="20"/>
                <w:szCs w:val="20"/>
              </w:rPr>
              <w:t>s</w:t>
            </w:r>
            <w:r w:rsidRPr="005B4599">
              <w:rPr>
                <w:rFonts w:ascii="Palatino Linotype" w:hAnsi="Palatino Linotype"/>
                <w:spacing w:val="-6"/>
                <w:sz w:val="20"/>
                <w:szCs w:val="20"/>
              </w:rPr>
              <w:t xml:space="preserve"> </w:t>
            </w:r>
            <w:r w:rsidRPr="005B4599">
              <w:rPr>
                <w:rFonts w:ascii="Palatino Linotype" w:hAnsi="Palatino Linotype"/>
                <w:spacing w:val="1"/>
                <w:sz w:val="20"/>
                <w:szCs w:val="20"/>
              </w:rPr>
              <w:t>a</w:t>
            </w:r>
            <w:r w:rsidRPr="005B4599">
              <w:rPr>
                <w:rFonts w:ascii="Palatino Linotype" w:hAnsi="Palatino Linotype"/>
                <w:sz w:val="20"/>
                <w:szCs w:val="20"/>
              </w:rPr>
              <w:t>re</w:t>
            </w:r>
            <w:r w:rsidRPr="005B4599">
              <w:rPr>
                <w:rFonts w:ascii="Palatino Linotype" w:hAnsi="Palatino Linotype"/>
                <w:spacing w:val="-4"/>
                <w:sz w:val="20"/>
                <w:szCs w:val="20"/>
              </w:rPr>
              <w:t xml:space="preserve"> </w:t>
            </w:r>
            <w:r w:rsidRPr="005B4599">
              <w:rPr>
                <w:rFonts w:ascii="Palatino Linotype" w:hAnsi="Palatino Linotype"/>
                <w:spacing w:val="3"/>
                <w:sz w:val="20"/>
                <w:szCs w:val="20"/>
              </w:rPr>
              <w:t>c</w:t>
            </w:r>
            <w:r w:rsidRPr="005B4599">
              <w:rPr>
                <w:rFonts w:ascii="Palatino Linotype" w:hAnsi="Palatino Linotype"/>
                <w:sz w:val="20"/>
                <w:szCs w:val="20"/>
              </w:rPr>
              <w:t>ited</w:t>
            </w:r>
            <w:r w:rsidRPr="005B4599">
              <w:rPr>
                <w:rFonts w:ascii="Palatino Linotype" w:hAnsi="Palatino Linotype"/>
                <w:spacing w:val="-3"/>
                <w:sz w:val="20"/>
                <w:szCs w:val="20"/>
              </w:rPr>
              <w:t xml:space="preserve"> </w:t>
            </w:r>
            <w:r w:rsidRPr="005B4599">
              <w:rPr>
                <w:rFonts w:ascii="Palatino Linotype" w:hAnsi="Palatino Linotype"/>
                <w:sz w:val="20"/>
                <w:szCs w:val="20"/>
              </w:rPr>
              <w:t>in</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th</w:t>
            </w:r>
            <w:r w:rsidRPr="005B4599">
              <w:rPr>
                <w:rFonts w:ascii="Palatino Linotype" w:hAnsi="Palatino Linotype"/>
                <w:sz w:val="20"/>
                <w:szCs w:val="20"/>
              </w:rPr>
              <w:t>e</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t</w:t>
            </w:r>
            <w:r w:rsidRPr="005B4599">
              <w:rPr>
                <w:rFonts w:ascii="Palatino Linotype" w:hAnsi="Palatino Linotype"/>
                <w:spacing w:val="-1"/>
                <w:sz w:val="20"/>
                <w:szCs w:val="20"/>
              </w:rPr>
              <w:t>e</w:t>
            </w:r>
            <w:r w:rsidRPr="005B4599">
              <w:rPr>
                <w:rFonts w:ascii="Palatino Linotype" w:hAnsi="Palatino Linotype"/>
                <w:sz w:val="20"/>
                <w:szCs w:val="20"/>
              </w:rPr>
              <w:t xml:space="preserve">xt </w:t>
            </w:r>
            <w:r w:rsidRPr="005B4599">
              <w:rPr>
                <w:rFonts w:ascii="Palatino Linotype" w:hAnsi="Palatino Linotype"/>
                <w:spacing w:val="4"/>
                <w:sz w:val="20"/>
                <w:szCs w:val="20"/>
              </w:rPr>
              <w:t>u</w:t>
            </w:r>
            <w:r w:rsidRPr="005B4599">
              <w:rPr>
                <w:rFonts w:ascii="Palatino Linotype" w:hAnsi="Palatino Linotype"/>
                <w:spacing w:val="-1"/>
                <w:sz w:val="20"/>
                <w:szCs w:val="20"/>
              </w:rPr>
              <w:t>s</w:t>
            </w:r>
            <w:r w:rsidRPr="005B4599">
              <w:rPr>
                <w:rFonts w:ascii="Palatino Linotype" w:hAnsi="Palatino Linotype"/>
                <w:sz w:val="20"/>
                <w:szCs w:val="20"/>
              </w:rPr>
              <w:t>i</w:t>
            </w:r>
            <w:r w:rsidRPr="005B4599">
              <w:rPr>
                <w:rFonts w:ascii="Palatino Linotype" w:hAnsi="Palatino Linotype"/>
                <w:spacing w:val="1"/>
                <w:sz w:val="20"/>
                <w:szCs w:val="20"/>
              </w:rPr>
              <w:t>n</w:t>
            </w:r>
            <w:r w:rsidRPr="005B4599">
              <w:rPr>
                <w:rFonts w:ascii="Palatino Linotype" w:hAnsi="Palatino Linotype"/>
                <w:sz w:val="20"/>
                <w:szCs w:val="20"/>
              </w:rPr>
              <w:t>g</w:t>
            </w:r>
            <w:r w:rsidRPr="005B4599">
              <w:rPr>
                <w:rFonts w:ascii="Palatino Linotype" w:hAnsi="Palatino Linotype"/>
                <w:spacing w:val="-4"/>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on</w:t>
            </w:r>
            <w:r w:rsidRPr="005B4599">
              <w:rPr>
                <w:rFonts w:ascii="Palatino Linotype" w:hAnsi="Palatino Linotype"/>
                <w:spacing w:val="-1"/>
                <w:sz w:val="20"/>
                <w:szCs w:val="20"/>
              </w:rPr>
              <w:t>s</w:t>
            </w:r>
            <w:r w:rsidRPr="005B4599">
              <w:rPr>
                <w:rFonts w:ascii="Palatino Linotype" w:hAnsi="Palatino Linotype"/>
                <w:spacing w:val="2"/>
                <w:sz w:val="20"/>
                <w:szCs w:val="20"/>
              </w:rPr>
              <w:t>i</w:t>
            </w:r>
            <w:r w:rsidRPr="005B4599">
              <w:rPr>
                <w:rFonts w:ascii="Palatino Linotype" w:hAnsi="Palatino Linotype"/>
                <w:spacing w:val="-1"/>
                <w:sz w:val="20"/>
                <w:szCs w:val="20"/>
              </w:rPr>
              <w:t>s</w:t>
            </w:r>
            <w:r w:rsidRPr="005B4599">
              <w:rPr>
                <w:rFonts w:ascii="Palatino Linotype" w:hAnsi="Palatino Linotype"/>
                <w:sz w:val="20"/>
                <w:szCs w:val="20"/>
              </w:rPr>
              <w:t>tent</w:t>
            </w:r>
            <w:r w:rsidRPr="005B4599">
              <w:rPr>
                <w:rFonts w:ascii="Palatino Linotype" w:hAnsi="Palatino Linotype"/>
                <w:spacing w:val="-7"/>
                <w:sz w:val="20"/>
                <w:szCs w:val="20"/>
              </w:rPr>
              <w:t xml:space="preserve"> </w:t>
            </w:r>
            <w:r w:rsidRPr="005B4599">
              <w:rPr>
                <w:rFonts w:ascii="Palatino Linotype" w:hAnsi="Palatino Linotype"/>
                <w:sz w:val="20"/>
                <w:szCs w:val="20"/>
              </w:rPr>
              <w:t>cita</w:t>
            </w:r>
            <w:r w:rsidRPr="005B4599">
              <w:rPr>
                <w:rFonts w:ascii="Palatino Linotype" w:hAnsi="Palatino Linotype"/>
                <w:spacing w:val="1"/>
                <w:sz w:val="20"/>
                <w:szCs w:val="20"/>
              </w:rPr>
              <w:t>t</w:t>
            </w:r>
            <w:r w:rsidRPr="005B4599">
              <w:rPr>
                <w:rFonts w:ascii="Palatino Linotype" w:hAnsi="Palatino Linotype"/>
                <w:sz w:val="20"/>
                <w:szCs w:val="20"/>
              </w:rPr>
              <w:t>ion</w:t>
            </w:r>
          </w:p>
        </w:tc>
        <w:tc>
          <w:tcPr>
            <w:tcW w:w="709" w:type="dxa"/>
            <w:tcBorders>
              <w:top w:val="single" w:sz="5" w:space="0" w:color="000000"/>
              <w:left w:val="single" w:sz="5" w:space="0" w:color="000000"/>
              <w:bottom w:val="single" w:sz="5" w:space="0" w:color="000000"/>
              <w:right w:val="single" w:sz="5" w:space="0" w:color="000000"/>
            </w:tcBorders>
          </w:tcPr>
          <w:p w14:paraId="1FE6E155"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75F43E8" w14:textId="77777777" w:rsidR="00952BD6" w:rsidRPr="005B4599" w:rsidRDefault="00952BD6" w:rsidP="00021244">
            <w:pPr>
              <w:jc w:val="center"/>
              <w:rPr>
                <w:rFonts w:ascii="Palatino Linotype" w:hAnsi="Palatino Linotype"/>
                <w:sz w:val="20"/>
                <w:szCs w:val="20"/>
              </w:rPr>
            </w:pPr>
          </w:p>
        </w:tc>
      </w:tr>
      <w:tr w:rsidR="00952BD6" w:rsidRPr="005B4599" w14:paraId="7B462BFD" w14:textId="77777777" w:rsidTr="00021244">
        <w:trPr>
          <w:trHeight w:hRule="exact" w:val="621"/>
        </w:trPr>
        <w:tc>
          <w:tcPr>
            <w:tcW w:w="583" w:type="dxa"/>
            <w:tcBorders>
              <w:top w:val="single" w:sz="5" w:space="0" w:color="000000"/>
              <w:left w:val="single" w:sz="5" w:space="0" w:color="000000"/>
              <w:bottom w:val="single" w:sz="5" w:space="0" w:color="000000"/>
              <w:right w:val="single" w:sz="5" w:space="0" w:color="000000"/>
            </w:tcBorders>
          </w:tcPr>
          <w:p w14:paraId="1ABAD97D"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6</w:t>
            </w:r>
          </w:p>
        </w:tc>
        <w:tc>
          <w:tcPr>
            <w:tcW w:w="6400" w:type="dxa"/>
            <w:tcBorders>
              <w:top w:val="single" w:sz="5" w:space="0" w:color="000000"/>
              <w:left w:val="single" w:sz="5" w:space="0" w:color="000000"/>
              <w:bottom w:val="single" w:sz="5" w:space="0" w:color="000000"/>
              <w:right w:val="single" w:sz="5" w:space="0" w:color="000000"/>
            </w:tcBorders>
          </w:tcPr>
          <w:p w14:paraId="0D366349"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pacing w:val="1"/>
                <w:position w:val="1"/>
                <w:sz w:val="20"/>
                <w:szCs w:val="20"/>
              </w:rPr>
              <w:t>N</w:t>
            </w:r>
            <w:r w:rsidRPr="005B4599">
              <w:rPr>
                <w:rFonts w:ascii="Palatino Linotype" w:hAnsi="Palatino Linotype"/>
                <w:spacing w:val="-1"/>
                <w:position w:val="1"/>
                <w:sz w:val="20"/>
                <w:szCs w:val="20"/>
              </w:rPr>
              <w:t>eve</w:t>
            </w:r>
            <w:r w:rsidRPr="005B4599">
              <w:rPr>
                <w:rFonts w:ascii="Palatino Linotype" w:hAnsi="Palatino Linotype"/>
                <w:position w:val="1"/>
                <w:sz w:val="20"/>
                <w:szCs w:val="20"/>
              </w:rPr>
              <w:t>r</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citi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b</w:t>
            </w:r>
            <w:r w:rsidRPr="005B4599">
              <w:rPr>
                <w:rFonts w:ascii="Palatino Linotype" w:hAnsi="Palatino Linotype"/>
                <w:position w:val="1"/>
                <w:sz w:val="20"/>
                <w:szCs w:val="20"/>
              </w:rPr>
              <w:t>le</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u</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b</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l</w:t>
            </w:r>
            <w:r w:rsidRPr="005B4599">
              <w:rPr>
                <w:rFonts w:ascii="Palatino Linotype" w:hAnsi="Palatino Linotype"/>
                <w:spacing w:val="3"/>
                <w:position w:val="1"/>
                <w:sz w:val="20"/>
                <w:szCs w:val="20"/>
              </w:rPr>
              <w:t>o</w:t>
            </w:r>
            <w:r w:rsidRPr="005B4599">
              <w:rPr>
                <w:rFonts w:ascii="Palatino Linotype" w:hAnsi="Palatino Linotype"/>
                <w:position w:val="1"/>
                <w:sz w:val="20"/>
                <w:szCs w:val="20"/>
              </w:rPr>
              <w:t>w</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ab</w:t>
            </w:r>
            <w:r w:rsidRPr="005B4599">
              <w:rPr>
                <w:rFonts w:ascii="Palatino Linotype" w:hAnsi="Palatino Linotype"/>
                <w:position w:val="1"/>
                <w:sz w:val="20"/>
                <w:szCs w:val="20"/>
              </w:rPr>
              <w:t>o</w:t>
            </w:r>
            <w:r w:rsidRPr="005B4599">
              <w:rPr>
                <w:rFonts w:ascii="Palatino Linotype" w:hAnsi="Palatino Linotype"/>
                <w:spacing w:val="-1"/>
                <w:position w:val="1"/>
                <w:sz w:val="20"/>
                <w:szCs w:val="20"/>
              </w:rPr>
              <w:t>v</w:t>
            </w:r>
            <w:r w:rsidRPr="005B4599">
              <w:rPr>
                <w:rFonts w:ascii="Palatino Linotype" w:hAnsi="Palatino Linotype"/>
                <w:position w:val="1"/>
                <w:sz w:val="20"/>
                <w:szCs w:val="20"/>
              </w:rPr>
              <w:t>e</w:t>
            </w:r>
            <w:r>
              <w:rPr>
                <w:rFonts w:ascii="Palatino Linotype" w:hAnsi="Palatino Linotype"/>
                <w:position w:val="1"/>
                <w:sz w:val="20"/>
                <w:szCs w:val="20"/>
              </w:rPr>
              <w:t>, but using the number of table</w:t>
            </w:r>
          </w:p>
        </w:tc>
        <w:tc>
          <w:tcPr>
            <w:tcW w:w="709" w:type="dxa"/>
            <w:tcBorders>
              <w:top w:val="single" w:sz="5" w:space="0" w:color="000000"/>
              <w:left w:val="single" w:sz="5" w:space="0" w:color="000000"/>
              <w:bottom w:val="single" w:sz="5" w:space="0" w:color="000000"/>
              <w:right w:val="single" w:sz="5" w:space="0" w:color="000000"/>
            </w:tcBorders>
          </w:tcPr>
          <w:p w14:paraId="7A8B96F2"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582AC14A" w14:textId="77777777" w:rsidR="00952BD6" w:rsidRPr="005B4599" w:rsidRDefault="00952BD6" w:rsidP="00021244">
            <w:pPr>
              <w:jc w:val="center"/>
              <w:rPr>
                <w:rFonts w:ascii="Palatino Linotype" w:hAnsi="Palatino Linotype"/>
                <w:sz w:val="20"/>
                <w:szCs w:val="20"/>
              </w:rPr>
            </w:pPr>
          </w:p>
        </w:tc>
      </w:tr>
      <w:tr w:rsidR="00952BD6" w:rsidRPr="005B4599" w14:paraId="320BA697" w14:textId="77777777" w:rsidTr="00021244">
        <w:trPr>
          <w:trHeight w:hRule="exact" w:val="290"/>
        </w:trPr>
        <w:tc>
          <w:tcPr>
            <w:tcW w:w="6983" w:type="dxa"/>
            <w:gridSpan w:val="2"/>
            <w:tcBorders>
              <w:top w:val="single" w:sz="5" w:space="0" w:color="000000"/>
              <w:left w:val="single" w:sz="5" w:space="0" w:color="000000"/>
              <w:bottom w:val="single" w:sz="5" w:space="0" w:color="000000"/>
              <w:right w:val="single" w:sz="5" w:space="0" w:color="000000"/>
            </w:tcBorders>
            <w:shd w:val="clear" w:color="auto" w:fill="C5E0B3"/>
          </w:tcPr>
          <w:p w14:paraId="4E128FA1" w14:textId="77777777" w:rsidR="00952BD6" w:rsidRPr="005B4599" w:rsidRDefault="00952BD6" w:rsidP="00021244">
            <w:pPr>
              <w:ind w:left="2505"/>
              <w:rPr>
                <w:rFonts w:ascii="Palatino Linotype" w:hAnsi="Palatino Linotype"/>
                <w:sz w:val="20"/>
                <w:szCs w:val="20"/>
              </w:rPr>
            </w:pPr>
            <w:r w:rsidRPr="005B4599">
              <w:rPr>
                <w:rFonts w:ascii="Palatino Linotype" w:hAnsi="Palatino Linotype"/>
                <w:b/>
                <w:sz w:val="20"/>
                <w:szCs w:val="20"/>
              </w:rPr>
              <w:t>Equations</w:t>
            </w:r>
            <w:r w:rsidRPr="005B4599">
              <w:rPr>
                <w:rFonts w:ascii="Palatino Linotype" w:hAnsi="Palatino Linotype"/>
                <w:b/>
                <w:spacing w:val="-5"/>
                <w:sz w:val="20"/>
                <w:szCs w:val="20"/>
              </w:rPr>
              <w:t xml:space="preserve"> </w:t>
            </w:r>
            <w:r w:rsidRPr="005B4599">
              <w:rPr>
                <w:rFonts w:ascii="Palatino Linotype" w:hAnsi="Palatino Linotype"/>
                <w:b/>
                <w:sz w:val="20"/>
                <w:szCs w:val="20"/>
              </w:rPr>
              <w:t>(if</w:t>
            </w:r>
            <w:r w:rsidRPr="005B4599">
              <w:rPr>
                <w:rFonts w:ascii="Palatino Linotype" w:hAnsi="Palatino Linotype"/>
                <w:b/>
                <w:spacing w:val="-3"/>
                <w:sz w:val="20"/>
                <w:szCs w:val="20"/>
              </w:rPr>
              <w:t xml:space="preserve"> </w:t>
            </w:r>
            <w:r w:rsidRPr="005B4599">
              <w:rPr>
                <w:rFonts w:ascii="Palatino Linotype" w:hAnsi="Palatino Linotype"/>
                <w:b/>
                <w:sz w:val="20"/>
                <w:szCs w:val="20"/>
              </w:rPr>
              <w:t>a</w:t>
            </w:r>
            <w:r w:rsidRPr="005B4599">
              <w:rPr>
                <w:rFonts w:ascii="Palatino Linotype" w:hAnsi="Palatino Linotype"/>
                <w:b/>
                <w:spacing w:val="2"/>
                <w:sz w:val="20"/>
                <w:szCs w:val="20"/>
              </w:rPr>
              <w:t>p</w:t>
            </w:r>
            <w:r w:rsidRPr="005B4599">
              <w:rPr>
                <w:rFonts w:ascii="Palatino Linotype" w:hAnsi="Palatino Linotype"/>
                <w:b/>
                <w:spacing w:val="1"/>
                <w:sz w:val="20"/>
                <w:szCs w:val="20"/>
              </w:rPr>
              <w:t>pl</w:t>
            </w:r>
            <w:r w:rsidRPr="005B4599">
              <w:rPr>
                <w:rFonts w:ascii="Palatino Linotype" w:hAnsi="Palatino Linotype"/>
                <w:b/>
                <w:spacing w:val="-1"/>
                <w:sz w:val="20"/>
                <w:szCs w:val="20"/>
              </w:rPr>
              <w:t>i</w:t>
            </w:r>
            <w:r w:rsidRPr="005B4599">
              <w:rPr>
                <w:rFonts w:ascii="Palatino Linotype" w:hAnsi="Palatino Linotype"/>
                <w:b/>
                <w:spacing w:val="1"/>
                <w:sz w:val="20"/>
                <w:szCs w:val="20"/>
              </w:rPr>
              <w:t>c</w:t>
            </w:r>
            <w:r w:rsidRPr="005B4599">
              <w:rPr>
                <w:rFonts w:ascii="Palatino Linotype" w:hAnsi="Palatino Linotype"/>
                <w:b/>
                <w:spacing w:val="2"/>
                <w:sz w:val="20"/>
                <w:szCs w:val="20"/>
              </w:rPr>
              <w:t>a</w:t>
            </w:r>
            <w:r w:rsidRPr="005B4599">
              <w:rPr>
                <w:rFonts w:ascii="Palatino Linotype" w:hAnsi="Palatino Linotype"/>
                <w:b/>
                <w:spacing w:val="1"/>
                <w:sz w:val="20"/>
                <w:szCs w:val="20"/>
              </w:rPr>
              <w:t>b</w:t>
            </w:r>
            <w:r w:rsidRPr="005B4599">
              <w:rPr>
                <w:rFonts w:ascii="Palatino Linotype" w:hAnsi="Palatino Linotype"/>
                <w:b/>
                <w:spacing w:val="-1"/>
                <w:sz w:val="20"/>
                <w:szCs w:val="20"/>
              </w:rPr>
              <w:t>l</w:t>
            </w:r>
            <w:r w:rsidRPr="005B4599">
              <w:rPr>
                <w:rFonts w:ascii="Palatino Linotype" w:hAnsi="Palatino Linotype"/>
                <w:b/>
                <w:sz w:val="20"/>
                <w:szCs w:val="20"/>
              </w:rPr>
              <w:t>e)</w:t>
            </w:r>
          </w:p>
        </w:tc>
        <w:tc>
          <w:tcPr>
            <w:tcW w:w="709" w:type="dxa"/>
            <w:tcBorders>
              <w:top w:val="single" w:sz="5" w:space="0" w:color="000000"/>
              <w:left w:val="single" w:sz="5" w:space="0" w:color="000000"/>
              <w:bottom w:val="single" w:sz="5" w:space="0" w:color="000000"/>
              <w:right w:val="single" w:sz="5" w:space="0" w:color="000000"/>
            </w:tcBorders>
            <w:shd w:val="clear" w:color="auto" w:fill="C5E0B3"/>
          </w:tcPr>
          <w:p w14:paraId="391D041B"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shd w:val="clear" w:color="auto" w:fill="C5E0B3"/>
          </w:tcPr>
          <w:p w14:paraId="293359E0" w14:textId="77777777" w:rsidR="00952BD6" w:rsidRPr="005B4599" w:rsidRDefault="00952BD6" w:rsidP="00021244">
            <w:pPr>
              <w:jc w:val="center"/>
              <w:rPr>
                <w:rFonts w:ascii="Palatino Linotype" w:hAnsi="Palatino Linotype"/>
                <w:sz w:val="20"/>
                <w:szCs w:val="20"/>
              </w:rPr>
            </w:pPr>
          </w:p>
        </w:tc>
      </w:tr>
      <w:tr w:rsidR="00952BD6" w:rsidRPr="005B4599" w14:paraId="372FA9A9" w14:textId="77777777" w:rsidTr="00021244">
        <w:trPr>
          <w:trHeight w:hRule="exact" w:val="260"/>
        </w:trPr>
        <w:tc>
          <w:tcPr>
            <w:tcW w:w="583" w:type="dxa"/>
            <w:tcBorders>
              <w:top w:val="single" w:sz="5" w:space="0" w:color="000000"/>
              <w:left w:val="single" w:sz="5" w:space="0" w:color="000000"/>
              <w:bottom w:val="single" w:sz="5" w:space="0" w:color="000000"/>
              <w:right w:val="single" w:sz="5" w:space="0" w:color="000000"/>
            </w:tcBorders>
            <w:shd w:val="clear" w:color="auto" w:fill="DBDBDB"/>
          </w:tcPr>
          <w:p w14:paraId="0402BBE3" w14:textId="77777777" w:rsidR="00952BD6" w:rsidRPr="005B4599" w:rsidRDefault="00952BD6" w:rsidP="00021244">
            <w:pPr>
              <w:ind w:left="153"/>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c>
          <w:tcPr>
            <w:tcW w:w="6400" w:type="dxa"/>
            <w:tcBorders>
              <w:top w:val="single" w:sz="5" w:space="0" w:color="000000"/>
              <w:left w:val="single" w:sz="5" w:space="0" w:color="000000"/>
              <w:bottom w:val="single" w:sz="5" w:space="0" w:color="000000"/>
              <w:right w:val="single" w:sz="5" w:space="0" w:color="000000"/>
            </w:tcBorders>
            <w:shd w:val="clear" w:color="auto" w:fill="DBDBDB"/>
          </w:tcPr>
          <w:p w14:paraId="77EE9C73" w14:textId="77777777" w:rsidR="00952BD6" w:rsidRPr="005B4599" w:rsidRDefault="00952BD6" w:rsidP="00021244">
            <w:pPr>
              <w:ind w:left="102"/>
              <w:rPr>
                <w:rFonts w:ascii="Palatino Linotype" w:eastAsia="Courier New" w:hAnsi="Palatino Linotype"/>
                <w:sz w:val="20"/>
                <w:szCs w:val="20"/>
              </w:rPr>
            </w:pPr>
            <w:r w:rsidRPr="005B4599">
              <w:rPr>
                <w:rFonts w:ascii="Palatino Linotype" w:eastAsia="Courier New" w:hAnsi="Palatino Linotype"/>
                <w:b/>
                <w:position w:val="2"/>
                <w:sz w:val="20"/>
                <w:szCs w:val="20"/>
              </w:rPr>
              <w:t>Item</w:t>
            </w:r>
          </w:p>
        </w:tc>
        <w:tc>
          <w:tcPr>
            <w:tcW w:w="709" w:type="dxa"/>
            <w:tcBorders>
              <w:top w:val="single" w:sz="5" w:space="0" w:color="000000"/>
              <w:left w:val="single" w:sz="5" w:space="0" w:color="000000"/>
              <w:bottom w:val="single" w:sz="5" w:space="0" w:color="000000"/>
              <w:right w:val="single" w:sz="5" w:space="0" w:color="000000"/>
            </w:tcBorders>
            <w:shd w:val="clear" w:color="auto" w:fill="DBDBDB"/>
          </w:tcPr>
          <w:p w14:paraId="17F4CF55" w14:textId="77777777" w:rsidR="00952BD6" w:rsidRPr="005B4599" w:rsidRDefault="00952BD6" w:rsidP="00021244">
            <w:pPr>
              <w:ind w:left="102"/>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Yes</w:t>
            </w:r>
          </w:p>
        </w:tc>
        <w:tc>
          <w:tcPr>
            <w:tcW w:w="708" w:type="dxa"/>
            <w:tcBorders>
              <w:top w:val="single" w:sz="5" w:space="0" w:color="000000"/>
              <w:left w:val="single" w:sz="5" w:space="0" w:color="000000"/>
              <w:bottom w:val="single" w:sz="5" w:space="0" w:color="000000"/>
              <w:right w:val="single" w:sz="5" w:space="0" w:color="000000"/>
            </w:tcBorders>
            <w:shd w:val="clear" w:color="auto" w:fill="DBDBDB"/>
          </w:tcPr>
          <w:p w14:paraId="25C2A48E" w14:textId="77777777" w:rsidR="00952BD6" w:rsidRPr="005B4599" w:rsidRDefault="00952BD6" w:rsidP="00021244">
            <w:pPr>
              <w:ind w:left="100"/>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r>
      <w:tr w:rsidR="00952BD6" w:rsidRPr="005B4599" w14:paraId="1421EE9B" w14:textId="77777777" w:rsidTr="00021244">
        <w:trPr>
          <w:trHeight w:hRule="exact" w:val="255"/>
        </w:trPr>
        <w:tc>
          <w:tcPr>
            <w:tcW w:w="583" w:type="dxa"/>
            <w:tcBorders>
              <w:top w:val="single" w:sz="5" w:space="0" w:color="000000"/>
              <w:left w:val="single" w:sz="5" w:space="0" w:color="000000"/>
              <w:bottom w:val="single" w:sz="5" w:space="0" w:color="000000"/>
              <w:right w:val="single" w:sz="5" w:space="0" w:color="000000"/>
            </w:tcBorders>
          </w:tcPr>
          <w:p w14:paraId="3A8C9C93"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sz w:val="20"/>
                <w:szCs w:val="20"/>
              </w:rPr>
              <w:t>1</w:t>
            </w:r>
          </w:p>
        </w:tc>
        <w:tc>
          <w:tcPr>
            <w:tcW w:w="6400" w:type="dxa"/>
            <w:tcBorders>
              <w:top w:val="single" w:sz="5" w:space="0" w:color="000000"/>
              <w:left w:val="single" w:sz="5" w:space="0" w:color="000000"/>
              <w:bottom w:val="single" w:sz="5" w:space="0" w:color="000000"/>
              <w:right w:val="single" w:sz="5" w:space="0" w:color="000000"/>
            </w:tcBorders>
          </w:tcPr>
          <w:p w14:paraId="3F5F879F"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equations are written using editor tool (editable), not a cropped image</w:t>
            </w:r>
          </w:p>
        </w:tc>
        <w:tc>
          <w:tcPr>
            <w:tcW w:w="709" w:type="dxa"/>
            <w:tcBorders>
              <w:top w:val="single" w:sz="5" w:space="0" w:color="000000"/>
              <w:left w:val="single" w:sz="5" w:space="0" w:color="000000"/>
              <w:bottom w:val="single" w:sz="5" w:space="0" w:color="000000"/>
              <w:right w:val="single" w:sz="5" w:space="0" w:color="000000"/>
            </w:tcBorders>
          </w:tcPr>
          <w:p w14:paraId="4EE2BEE5"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BC232C0" w14:textId="77777777" w:rsidR="00952BD6" w:rsidRPr="005B4599" w:rsidRDefault="00952BD6" w:rsidP="00021244">
            <w:pPr>
              <w:jc w:val="center"/>
              <w:rPr>
                <w:rFonts w:ascii="Palatino Linotype" w:hAnsi="Palatino Linotype"/>
                <w:sz w:val="20"/>
                <w:szCs w:val="20"/>
              </w:rPr>
            </w:pPr>
          </w:p>
        </w:tc>
      </w:tr>
      <w:tr w:rsidR="00952BD6" w:rsidRPr="005B4599" w14:paraId="68466CF2" w14:textId="77777777" w:rsidTr="00021244">
        <w:trPr>
          <w:trHeight w:hRule="exact" w:val="255"/>
        </w:trPr>
        <w:tc>
          <w:tcPr>
            <w:tcW w:w="583" w:type="dxa"/>
            <w:tcBorders>
              <w:top w:val="single" w:sz="5" w:space="0" w:color="000000"/>
              <w:left w:val="single" w:sz="5" w:space="0" w:color="000000"/>
              <w:bottom w:val="single" w:sz="5" w:space="0" w:color="000000"/>
              <w:right w:val="single" w:sz="5" w:space="0" w:color="000000"/>
            </w:tcBorders>
          </w:tcPr>
          <w:p w14:paraId="74CB77B6"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sz w:val="20"/>
                <w:szCs w:val="20"/>
              </w:rPr>
              <w:t>2</w:t>
            </w:r>
          </w:p>
        </w:tc>
        <w:tc>
          <w:tcPr>
            <w:tcW w:w="6400" w:type="dxa"/>
            <w:tcBorders>
              <w:top w:val="single" w:sz="5" w:space="0" w:color="000000"/>
              <w:left w:val="single" w:sz="5" w:space="0" w:color="000000"/>
              <w:bottom w:val="single" w:sz="5" w:space="0" w:color="000000"/>
              <w:right w:val="single" w:sz="5" w:space="0" w:color="000000"/>
            </w:tcBorders>
          </w:tcPr>
          <w:p w14:paraId="3CBC854B"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z w:val="20"/>
                <w:szCs w:val="20"/>
              </w:rPr>
              <w:t>All</w:t>
            </w:r>
            <w:r w:rsidRPr="005B4599">
              <w:rPr>
                <w:rFonts w:ascii="Palatino Linotype" w:hAnsi="Palatino Linotype"/>
                <w:spacing w:val="-2"/>
                <w:sz w:val="20"/>
                <w:szCs w:val="20"/>
              </w:rPr>
              <w:t xml:space="preserve"> </w:t>
            </w:r>
            <w:r w:rsidRPr="005B4599">
              <w:rPr>
                <w:rFonts w:ascii="Palatino Linotype" w:hAnsi="Palatino Linotype"/>
                <w:sz w:val="20"/>
                <w:szCs w:val="20"/>
              </w:rPr>
              <w:t>equations</w:t>
            </w:r>
            <w:r w:rsidRPr="005B4599">
              <w:rPr>
                <w:rFonts w:ascii="Palatino Linotype" w:hAnsi="Palatino Linotype"/>
                <w:spacing w:val="-6"/>
                <w:sz w:val="20"/>
                <w:szCs w:val="20"/>
              </w:rPr>
              <w:t xml:space="preserve"> </w:t>
            </w:r>
            <w:r w:rsidRPr="005B4599">
              <w:rPr>
                <w:rFonts w:ascii="Palatino Linotype" w:hAnsi="Palatino Linotype"/>
                <w:spacing w:val="1"/>
                <w:sz w:val="20"/>
                <w:szCs w:val="20"/>
              </w:rPr>
              <w:t>a</w:t>
            </w:r>
            <w:r w:rsidRPr="005B4599">
              <w:rPr>
                <w:rFonts w:ascii="Palatino Linotype" w:hAnsi="Palatino Linotype"/>
                <w:sz w:val="20"/>
                <w:szCs w:val="20"/>
              </w:rPr>
              <w:t>re</w:t>
            </w:r>
            <w:r w:rsidRPr="005B4599">
              <w:rPr>
                <w:rFonts w:ascii="Palatino Linotype" w:hAnsi="Palatino Linotype"/>
                <w:spacing w:val="-4"/>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ap</w:t>
            </w:r>
            <w:r w:rsidRPr="005B4599">
              <w:rPr>
                <w:rFonts w:ascii="Palatino Linotype" w:hAnsi="Palatino Linotype"/>
                <w:sz w:val="20"/>
                <w:szCs w:val="20"/>
              </w:rPr>
              <w:t>ti</w:t>
            </w:r>
            <w:r w:rsidRPr="005B4599">
              <w:rPr>
                <w:rFonts w:ascii="Palatino Linotype" w:hAnsi="Palatino Linotype"/>
                <w:spacing w:val="1"/>
                <w:sz w:val="20"/>
                <w:szCs w:val="20"/>
              </w:rPr>
              <w:t>on</w:t>
            </w:r>
            <w:r w:rsidRPr="005B4599">
              <w:rPr>
                <w:rFonts w:ascii="Palatino Linotype" w:hAnsi="Palatino Linotype"/>
                <w:spacing w:val="-1"/>
                <w:sz w:val="20"/>
                <w:szCs w:val="20"/>
              </w:rPr>
              <w:t>e</w:t>
            </w:r>
            <w:r w:rsidRPr="005B4599">
              <w:rPr>
                <w:rFonts w:ascii="Palatino Linotype" w:hAnsi="Palatino Linotype"/>
                <w:sz w:val="20"/>
                <w:szCs w:val="20"/>
              </w:rPr>
              <w:t>d</w:t>
            </w:r>
            <w:r w:rsidRPr="005B4599">
              <w:rPr>
                <w:rFonts w:ascii="Palatino Linotype" w:hAnsi="Palatino Linotype"/>
                <w:spacing w:val="-7"/>
                <w:sz w:val="20"/>
                <w:szCs w:val="20"/>
              </w:rPr>
              <w:t xml:space="preserve"> </w:t>
            </w:r>
            <w:r w:rsidRPr="005B4599">
              <w:rPr>
                <w:rFonts w:ascii="Palatino Linotype" w:hAnsi="Palatino Linotype"/>
                <w:spacing w:val="1"/>
                <w:sz w:val="20"/>
                <w:szCs w:val="20"/>
              </w:rPr>
              <w:t>o</w:t>
            </w:r>
            <w:r w:rsidRPr="005B4599">
              <w:rPr>
                <w:rFonts w:ascii="Palatino Linotype" w:hAnsi="Palatino Linotype"/>
                <w:sz w:val="20"/>
                <w:szCs w:val="20"/>
              </w:rPr>
              <w:t>n</w:t>
            </w:r>
            <w:r w:rsidRPr="005B4599">
              <w:rPr>
                <w:rFonts w:ascii="Palatino Linotype" w:hAnsi="Palatino Linotype"/>
                <w:spacing w:val="-1"/>
                <w:sz w:val="20"/>
                <w:szCs w:val="20"/>
              </w:rPr>
              <w:t xml:space="preserve"> </w:t>
            </w:r>
            <w:r w:rsidRPr="005B4599">
              <w:rPr>
                <w:rFonts w:ascii="Palatino Linotype" w:hAnsi="Palatino Linotype"/>
                <w:spacing w:val="1"/>
                <w:sz w:val="20"/>
                <w:szCs w:val="20"/>
              </w:rPr>
              <w:t>t</w:t>
            </w:r>
            <w:r w:rsidRPr="005B4599">
              <w:rPr>
                <w:rFonts w:ascii="Palatino Linotype" w:hAnsi="Palatino Linotype"/>
                <w:spacing w:val="3"/>
                <w:sz w:val="20"/>
                <w:szCs w:val="20"/>
              </w:rPr>
              <w:t>o</w:t>
            </w:r>
            <w:r w:rsidRPr="005B4599">
              <w:rPr>
                <w:rFonts w:ascii="Palatino Linotype" w:hAnsi="Palatino Linotype"/>
                <w:sz w:val="20"/>
                <w:szCs w:val="20"/>
              </w:rPr>
              <w:t>p</w:t>
            </w:r>
            <w:r w:rsidRPr="005B4599">
              <w:rPr>
                <w:rFonts w:ascii="Palatino Linotype" w:hAnsi="Palatino Linotype"/>
                <w:spacing w:val="-2"/>
                <w:sz w:val="20"/>
                <w:szCs w:val="20"/>
              </w:rPr>
              <w:t xml:space="preserve"> </w:t>
            </w:r>
            <w:r w:rsidRPr="005B4599">
              <w:rPr>
                <w:rFonts w:ascii="Palatino Linotype" w:hAnsi="Palatino Linotype"/>
                <w:sz w:val="20"/>
                <w:szCs w:val="20"/>
              </w:rPr>
              <w:t>with</w:t>
            </w:r>
            <w:r w:rsidRPr="005B4599">
              <w:rPr>
                <w:rFonts w:ascii="Palatino Linotype" w:hAnsi="Palatino Linotype"/>
                <w:spacing w:val="-3"/>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on</w:t>
            </w:r>
            <w:r w:rsidRPr="005B4599">
              <w:rPr>
                <w:rFonts w:ascii="Palatino Linotype" w:hAnsi="Palatino Linotype"/>
                <w:spacing w:val="-1"/>
                <w:sz w:val="20"/>
                <w:szCs w:val="20"/>
              </w:rPr>
              <w:t>se</w:t>
            </w:r>
            <w:r w:rsidRPr="005B4599">
              <w:rPr>
                <w:rFonts w:ascii="Palatino Linotype" w:hAnsi="Palatino Linotype"/>
                <w:sz w:val="20"/>
                <w:szCs w:val="20"/>
              </w:rPr>
              <w:t>c</w:t>
            </w:r>
            <w:r w:rsidRPr="005B4599">
              <w:rPr>
                <w:rFonts w:ascii="Palatino Linotype" w:hAnsi="Palatino Linotype"/>
                <w:spacing w:val="1"/>
                <w:sz w:val="20"/>
                <w:szCs w:val="20"/>
              </w:rPr>
              <w:t>u</w:t>
            </w:r>
            <w:r w:rsidRPr="005B4599">
              <w:rPr>
                <w:rFonts w:ascii="Palatino Linotype" w:hAnsi="Palatino Linotype"/>
                <w:sz w:val="20"/>
                <w:szCs w:val="20"/>
              </w:rPr>
              <w:t>t</w:t>
            </w:r>
            <w:r w:rsidRPr="005B4599">
              <w:rPr>
                <w:rFonts w:ascii="Palatino Linotype" w:hAnsi="Palatino Linotype"/>
                <w:spacing w:val="2"/>
                <w:sz w:val="20"/>
                <w:szCs w:val="20"/>
              </w:rPr>
              <w:t>i</w:t>
            </w:r>
            <w:r w:rsidRPr="005B4599">
              <w:rPr>
                <w:rFonts w:ascii="Palatino Linotype" w:hAnsi="Palatino Linotype"/>
                <w:spacing w:val="-1"/>
                <w:sz w:val="20"/>
                <w:szCs w:val="20"/>
              </w:rPr>
              <w:t>v</w:t>
            </w:r>
            <w:r w:rsidRPr="005B4599">
              <w:rPr>
                <w:rFonts w:ascii="Palatino Linotype" w:hAnsi="Palatino Linotype"/>
                <w:sz w:val="20"/>
                <w:szCs w:val="20"/>
              </w:rPr>
              <w:t>e</w:t>
            </w:r>
            <w:r w:rsidRPr="005B4599">
              <w:rPr>
                <w:rFonts w:ascii="Palatino Linotype" w:hAnsi="Palatino Linotype"/>
                <w:spacing w:val="-11"/>
                <w:sz w:val="20"/>
                <w:szCs w:val="20"/>
              </w:rPr>
              <w:t xml:space="preserve"> </w:t>
            </w:r>
            <w:r w:rsidRPr="005B4599">
              <w:rPr>
                <w:rFonts w:ascii="Palatino Linotype" w:hAnsi="Palatino Linotype"/>
                <w:spacing w:val="1"/>
                <w:sz w:val="20"/>
                <w:szCs w:val="20"/>
              </w:rPr>
              <w:t>nu</w:t>
            </w:r>
            <w:r w:rsidRPr="005B4599">
              <w:rPr>
                <w:rFonts w:ascii="Palatino Linotype" w:hAnsi="Palatino Linotype"/>
                <w:spacing w:val="-1"/>
                <w:sz w:val="20"/>
                <w:szCs w:val="20"/>
              </w:rPr>
              <w:t>m</w:t>
            </w:r>
            <w:r w:rsidRPr="005B4599">
              <w:rPr>
                <w:rFonts w:ascii="Palatino Linotype" w:hAnsi="Palatino Linotype"/>
                <w:spacing w:val="1"/>
                <w:sz w:val="20"/>
                <w:szCs w:val="20"/>
              </w:rPr>
              <w:t>b</w:t>
            </w:r>
            <w:r w:rsidRPr="005B4599">
              <w:rPr>
                <w:rFonts w:ascii="Palatino Linotype" w:hAnsi="Palatino Linotype"/>
                <w:spacing w:val="-1"/>
                <w:sz w:val="20"/>
                <w:szCs w:val="20"/>
              </w:rPr>
              <w:t>e</w:t>
            </w:r>
            <w:r w:rsidRPr="005B4599">
              <w:rPr>
                <w:rFonts w:ascii="Palatino Linotype" w:hAnsi="Palatino Linotype"/>
                <w:spacing w:val="2"/>
                <w:sz w:val="20"/>
                <w:szCs w:val="20"/>
              </w:rPr>
              <w:t>r</w:t>
            </w:r>
            <w:r w:rsidRPr="005B4599">
              <w:rPr>
                <w:rFonts w:ascii="Palatino Linotype" w:hAnsi="Palatino Linotype"/>
                <w:sz w:val="20"/>
                <w:szCs w:val="20"/>
              </w:rPr>
              <w:t>s</w:t>
            </w:r>
          </w:p>
        </w:tc>
        <w:tc>
          <w:tcPr>
            <w:tcW w:w="709" w:type="dxa"/>
            <w:tcBorders>
              <w:top w:val="single" w:sz="5" w:space="0" w:color="000000"/>
              <w:left w:val="single" w:sz="5" w:space="0" w:color="000000"/>
              <w:bottom w:val="single" w:sz="5" w:space="0" w:color="000000"/>
              <w:right w:val="single" w:sz="5" w:space="0" w:color="000000"/>
            </w:tcBorders>
          </w:tcPr>
          <w:p w14:paraId="2752519C"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1C118C77" w14:textId="77777777" w:rsidR="00952BD6" w:rsidRPr="005B4599" w:rsidRDefault="00952BD6" w:rsidP="00021244">
            <w:pPr>
              <w:jc w:val="center"/>
              <w:rPr>
                <w:rFonts w:ascii="Palatino Linotype" w:hAnsi="Palatino Linotype"/>
                <w:sz w:val="20"/>
                <w:szCs w:val="20"/>
              </w:rPr>
            </w:pPr>
          </w:p>
        </w:tc>
      </w:tr>
      <w:tr w:rsidR="00952BD6" w:rsidRPr="005B4599" w14:paraId="0AB9462C" w14:textId="77777777" w:rsidTr="00021244">
        <w:trPr>
          <w:trHeight w:hRule="exact" w:val="246"/>
        </w:trPr>
        <w:tc>
          <w:tcPr>
            <w:tcW w:w="583" w:type="dxa"/>
            <w:tcBorders>
              <w:top w:val="single" w:sz="5" w:space="0" w:color="000000"/>
              <w:left w:val="single" w:sz="5" w:space="0" w:color="000000"/>
              <w:bottom w:val="single" w:sz="5" w:space="0" w:color="000000"/>
              <w:right w:val="single" w:sz="5" w:space="0" w:color="000000"/>
            </w:tcBorders>
          </w:tcPr>
          <w:p w14:paraId="70CE7732"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3</w:t>
            </w:r>
          </w:p>
        </w:tc>
        <w:tc>
          <w:tcPr>
            <w:tcW w:w="6400" w:type="dxa"/>
            <w:tcBorders>
              <w:top w:val="single" w:sz="5" w:space="0" w:color="000000"/>
              <w:left w:val="single" w:sz="5" w:space="0" w:color="000000"/>
              <w:bottom w:val="single" w:sz="5" w:space="0" w:color="000000"/>
              <w:right w:val="single" w:sz="5" w:space="0" w:color="000000"/>
            </w:tcBorders>
          </w:tcPr>
          <w:p w14:paraId="3BBFBFF6"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z w:val="20"/>
                <w:szCs w:val="20"/>
              </w:rPr>
              <w:t>All</w:t>
            </w:r>
            <w:r w:rsidRPr="005B4599">
              <w:rPr>
                <w:rFonts w:ascii="Palatino Linotype" w:hAnsi="Palatino Linotype"/>
                <w:spacing w:val="-2"/>
                <w:sz w:val="20"/>
                <w:szCs w:val="20"/>
              </w:rPr>
              <w:t xml:space="preserve"> </w:t>
            </w:r>
            <w:r w:rsidRPr="005B4599">
              <w:rPr>
                <w:rFonts w:ascii="Palatino Linotype" w:hAnsi="Palatino Linotype"/>
                <w:sz w:val="20"/>
                <w:szCs w:val="20"/>
              </w:rPr>
              <w:t>equations</w:t>
            </w:r>
            <w:r w:rsidRPr="005B4599">
              <w:rPr>
                <w:rFonts w:ascii="Palatino Linotype" w:hAnsi="Palatino Linotype"/>
                <w:spacing w:val="-6"/>
                <w:sz w:val="20"/>
                <w:szCs w:val="20"/>
              </w:rPr>
              <w:t xml:space="preserve"> </w:t>
            </w:r>
            <w:r w:rsidRPr="005B4599">
              <w:rPr>
                <w:rFonts w:ascii="Palatino Linotype" w:hAnsi="Palatino Linotype"/>
                <w:spacing w:val="1"/>
                <w:sz w:val="20"/>
                <w:szCs w:val="20"/>
              </w:rPr>
              <w:t>a</w:t>
            </w:r>
            <w:r w:rsidRPr="005B4599">
              <w:rPr>
                <w:rFonts w:ascii="Palatino Linotype" w:hAnsi="Palatino Linotype"/>
                <w:sz w:val="20"/>
                <w:szCs w:val="20"/>
              </w:rPr>
              <w:t>re</w:t>
            </w:r>
            <w:r w:rsidRPr="005B4599">
              <w:rPr>
                <w:rFonts w:ascii="Palatino Linotype" w:hAnsi="Palatino Linotype"/>
                <w:spacing w:val="-4"/>
                <w:sz w:val="20"/>
                <w:szCs w:val="20"/>
              </w:rPr>
              <w:t xml:space="preserve"> </w:t>
            </w:r>
            <w:r w:rsidRPr="005B4599">
              <w:rPr>
                <w:rFonts w:ascii="Palatino Linotype" w:hAnsi="Palatino Linotype"/>
                <w:spacing w:val="3"/>
                <w:sz w:val="20"/>
                <w:szCs w:val="20"/>
              </w:rPr>
              <w:t>c</w:t>
            </w:r>
            <w:r w:rsidRPr="005B4599">
              <w:rPr>
                <w:rFonts w:ascii="Palatino Linotype" w:hAnsi="Palatino Linotype"/>
                <w:sz w:val="20"/>
                <w:szCs w:val="20"/>
              </w:rPr>
              <w:t>ited</w:t>
            </w:r>
            <w:r w:rsidRPr="005B4599">
              <w:rPr>
                <w:rFonts w:ascii="Palatino Linotype" w:hAnsi="Palatino Linotype"/>
                <w:spacing w:val="-3"/>
                <w:sz w:val="20"/>
                <w:szCs w:val="20"/>
              </w:rPr>
              <w:t xml:space="preserve"> </w:t>
            </w:r>
            <w:r w:rsidRPr="005B4599">
              <w:rPr>
                <w:rFonts w:ascii="Palatino Linotype" w:hAnsi="Palatino Linotype"/>
                <w:sz w:val="20"/>
                <w:szCs w:val="20"/>
              </w:rPr>
              <w:t>in</w:t>
            </w:r>
            <w:r w:rsidRPr="005B4599">
              <w:rPr>
                <w:rFonts w:ascii="Palatino Linotype" w:hAnsi="Palatino Linotype"/>
                <w:spacing w:val="-2"/>
                <w:sz w:val="20"/>
                <w:szCs w:val="20"/>
              </w:rPr>
              <w:t xml:space="preserve"> </w:t>
            </w:r>
            <w:r w:rsidRPr="005B4599">
              <w:rPr>
                <w:rFonts w:ascii="Palatino Linotype" w:hAnsi="Palatino Linotype"/>
                <w:spacing w:val="1"/>
                <w:sz w:val="20"/>
                <w:szCs w:val="20"/>
              </w:rPr>
              <w:t>th</w:t>
            </w:r>
            <w:r w:rsidRPr="005B4599">
              <w:rPr>
                <w:rFonts w:ascii="Palatino Linotype" w:hAnsi="Palatino Linotype"/>
                <w:sz w:val="20"/>
                <w:szCs w:val="20"/>
              </w:rPr>
              <w:t>e</w:t>
            </w:r>
            <w:r w:rsidRPr="005B4599">
              <w:rPr>
                <w:rFonts w:ascii="Palatino Linotype" w:hAnsi="Palatino Linotype"/>
                <w:spacing w:val="-4"/>
                <w:sz w:val="20"/>
                <w:szCs w:val="20"/>
              </w:rPr>
              <w:t xml:space="preserve"> </w:t>
            </w:r>
            <w:r w:rsidRPr="005B4599">
              <w:rPr>
                <w:rFonts w:ascii="Palatino Linotype" w:hAnsi="Palatino Linotype"/>
                <w:spacing w:val="1"/>
                <w:sz w:val="20"/>
                <w:szCs w:val="20"/>
              </w:rPr>
              <w:t>t</w:t>
            </w:r>
            <w:r w:rsidRPr="005B4599">
              <w:rPr>
                <w:rFonts w:ascii="Palatino Linotype" w:hAnsi="Palatino Linotype"/>
                <w:spacing w:val="-1"/>
                <w:sz w:val="20"/>
                <w:szCs w:val="20"/>
              </w:rPr>
              <w:t>e</w:t>
            </w:r>
            <w:r w:rsidRPr="005B4599">
              <w:rPr>
                <w:rFonts w:ascii="Palatino Linotype" w:hAnsi="Palatino Linotype"/>
                <w:sz w:val="20"/>
                <w:szCs w:val="20"/>
              </w:rPr>
              <w:t xml:space="preserve">xt </w:t>
            </w:r>
            <w:r w:rsidRPr="005B4599">
              <w:rPr>
                <w:rFonts w:ascii="Palatino Linotype" w:hAnsi="Palatino Linotype"/>
                <w:spacing w:val="4"/>
                <w:sz w:val="20"/>
                <w:szCs w:val="20"/>
              </w:rPr>
              <w:t>u</w:t>
            </w:r>
            <w:r w:rsidRPr="005B4599">
              <w:rPr>
                <w:rFonts w:ascii="Palatino Linotype" w:hAnsi="Palatino Linotype"/>
                <w:spacing w:val="-1"/>
                <w:sz w:val="20"/>
                <w:szCs w:val="20"/>
              </w:rPr>
              <w:t>s</w:t>
            </w:r>
            <w:r w:rsidRPr="005B4599">
              <w:rPr>
                <w:rFonts w:ascii="Palatino Linotype" w:hAnsi="Palatino Linotype"/>
                <w:sz w:val="20"/>
                <w:szCs w:val="20"/>
              </w:rPr>
              <w:t>i</w:t>
            </w:r>
            <w:r w:rsidRPr="005B4599">
              <w:rPr>
                <w:rFonts w:ascii="Palatino Linotype" w:hAnsi="Palatino Linotype"/>
                <w:spacing w:val="1"/>
                <w:sz w:val="20"/>
                <w:szCs w:val="20"/>
              </w:rPr>
              <w:t>n</w:t>
            </w:r>
            <w:r w:rsidRPr="005B4599">
              <w:rPr>
                <w:rFonts w:ascii="Palatino Linotype" w:hAnsi="Palatino Linotype"/>
                <w:sz w:val="20"/>
                <w:szCs w:val="20"/>
              </w:rPr>
              <w:t>g</w:t>
            </w:r>
            <w:r w:rsidRPr="005B4599">
              <w:rPr>
                <w:rFonts w:ascii="Palatino Linotype" w:hAnsi="Palatino Linotype"/>
                <w:spacing w:val="-4"/>
                <w:sz w:val="20"/>
                <w:szCs w:val="20"/>
              </w:rPr>
              <w:t xml:space="preserve"> </w:t>
            </w:r>
            <w:r w:rsidRPr="005B4599">
              <w:rPr>
                <w:rFonts w:ascii="Palatino Linotype" w:hAnsi="Palatino Linotype"/>
                <w:sz w:val="20"/>
                <w:szCs w:val="20"/>
              </w:rPr>
              <w:t>c</w:t>
            </w:r>
            <w:r w:rsidRPr="005B4599">
              <w:rPr>
                <w:rFonts w:ascii="Palatino Linotype" w:hAnsi="Palatino Linotype"/>
                <w:spacing w:val="1"/>
                <w:sz w:val="20"/>
                <w:szCs w:val="20"/>
              </w:rPr>
              <w:t>on</w:t>
            </w:r>
            <w:r w:rsidRPr="005B4599">
              <w:rPr>
                <w:rFonts w:ascii="Palatino Linotype" w:hAnsi="Palatino Linotype"/>
                <w:spacing w:val="-1"/>
                <w:sz w:val="20"/>
                <w:szCs w:val="20"/>
              </w:rPr>
              <w:t>s</w:t>
            </w:r>
            <w:r w:rsidRPr="005B4599">
              <w:rPr>
                <w:rFonts w:ascii="Palatino Linotype" w:hAnsi="Palatino Linotype"/>
                <w:spacing w:val="2"/>
                <w:sz w:val="20"/>
                <w:szCs w:val="20"/>
              </w:rPr>
              <w:t>i</w:t>
            </w:r>
            <w:r w:rsidRPr="005B4599">
              <w:rPr>
                <w:rFonts w:ascii="Palatino Linotype" w:hAnsi="Palatino Linotype"/>
                <w:spacing w:val="-1"/>
                <w:sz w:val="20"/>
                <w:szCs w:val="20"/>
              </w:rPr>
              <w:t>s</w:t>
            </w:r>
            <w:r w:rsidRPr="005B4599">
              <w:rPr>
                <w:rFonts w:ascii="Palatino Linotype" w:hAnsi="Palatino Linotype"/>
                <w:sz w:val="20"/>
                <w:szCs w:val="20"/>
              </w:rPr>
              <w:t>tent</w:t>
            </w:r>
            <w:r w:rsidRPr="005B4599">
              <w:rPr>
                <w:rFonts w:ascii="Palatino Linotype" w:hAnsi="Palatino Linotype"/>
                <w:spacing w:val="-7"/>
                <w:sz w:val="20"/>
                <w:szCs w:val="20"/>
              </w:rPr>
              <w:t xml:space="preserve"> </w:t>
            </w:r>
            <w:r w:rsidRPr="005B4599">
              <w:rPr>
                <w:rFonts w:ascii="Palatino Linotype" w:hAnsi="Palatino Linotype"/>
                <w:sz w:val="20"/>
                <w:szCs w:val="20"/>
              </w:rPr>
              <w:t>cita</w:t>
            </w:r>
            <w:r w:rsidRPr="005B4599">
              <w:rPr>
                <w:rFonts w:ascii="Palatino Linotype" w:hAnsi="Palatino Linotype"/>
                <w:spacing w:val="1"/>
                <w:sz w:val="20"/>
                <w:szCs w:val="20"/>
              </w:rPr>
              <w:t>t</w:t>
            </w:r>
            <w:r w:rsidRPr="005B4599">
              <w:rPr>
                <w:rFonts w:ascii="Palatino Linotype" w:hAnsi="Palatino Linotype"/>
                <w:sz w:val="20"/>
                <w:szCs w:val="20"/>
              </w:rPr>
              <w:t>ion</w:t>
            </w:r>
          </w:p>
        </w:tc>
        <w:tc>
          <w:tcPr>
            <w:tcW w:w="709" w:type="dxa"/>
            <w:tcBorders>
              <w:top w:val="single" w:sz="5" w:space="0" w:color="000000"/>
              <w:left w:val="single" w:sz="5" w:space="0" w:color="000000"/>
              <w:bottom w:val="single" w:sz="5" w:space="0" w:color="000000"/>
              <w:right w:val="single" w:sz="5" w:space="0" w:color="000000"/>
            </w:tcBorders>
          </w:tcPr>
          <w:p w14:paraId="46341184"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5690C3ED" w14:textId="77777777" w:rsidR="00952BD6" w:rsidRPr="005B4599" w:rsidRDefault="00952BD6" w:rsidP="00021244">
            <w:pPr>
              <w:jc w:val="center"/>
              <w:rPr>
                <w:rFonts w:ascii="Palatino Linotype" w:hAnsi="Palatino Linotype"/>
                <w:sz w:val="20"/>
                <w:szCs w:val="20"/>
              </w:rPr>
            </w:pPr>
          </w:p>
        </w:tc>
      </w:tr>
      <w:tr w:rsidR="00952BD6" w:rsidRPr="005B4599" w14:paraId="466A1FE3" w14:textId="77777777" w:rsidTr="00021244">
        <w:trPr>
          <w:trHeight w:hRule="exact" w:val="573"/>
        </w:trPr>
        <w:tc>
          <w:tcPr>
            <w:tcW w:w="583" w:type="dxa"/>
            <w:tcBorders>
              <w:top w:val="single" w:sz="5" w:space="0" w:color="000000"/>
              <w:left w:val="single" w:sz="5" w:space="0" w:color="000000"/>
              <w:bottom w:val="single" w:sz="5" w:space="0" w:color="000000"/>
              <w:right w:val="single" w:sz="5" w:space="0" w:color="000000"/>
            </w:tcBorders>
          </w:tcPr>
          <w:p w14:paraId="00C5CF1E"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4</w:t>
            </w:r>
          </w:p>
        </w:tc>
        <w:tc>
          <w:tcPr>
            <w:tcW w:w="6400" w:type="dxa"/>
            <w:tcBorders>
              <w:top w:val="single" w:sz="5" w:space="0" w:color="000000"/>
              <w:left w:val="single" w:sz="5" w:space="0" w:color="000000"/>
              <w:bottom w:val="single" w:sz="5" w:space="0" w:color="000000"/>
              <w:right w:val="single" w:sz="5" w:space="0" w:color="000000"/>
            </w:tcBorders>
          </w:tcPr>
          <w:p w14:paraId="3FA7702A"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pacing w:val="1"/>
                <w:position w:val="1"/>
                <w:sz w:val="20"/>
                <w:szCs w:val="20"/>
              </w:rPr>
              <w:t>N</w:t>
            </w:r>
            <w:r w:rsidRPr="005B4599">
              <w:rPr>
                <w:rFonts w:ascii="Palatino Linotype" w:hAnsi="Palatino Linotype"/>
                <w:spacing w:val="-1"/>
                <w:position w:val="1"/>
                <w:sz w:val="20"/>
                <w:szCs w:val="20"/>
              </w:rPr>
              <w:t>eve</w:t>
            </w:r>
            <w:r w:rsidRPr="005B4599">
              <w:rPr>
                <w:rFonts w:ascii="Palatino Linotype" w:hAnsi="Palatino Linotype"/>
                <w:position w:val="1"/>
                <w:sz w:val="20"/>
                <w:szCs w:val="20"/>
              </w:rPr>
              <w:t>r</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citi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equation</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u</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g</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b</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l</w:t>
            </w:r>
            <w:r w:rsidRPr="005B4599">
              <w:rPr>
                <w:rFonts w:ascii="Palatino Linotype" w:hAnsi="Palatino Linotype"/>
                <w:spacing w:val="3"/>
                <w:position w:val="1"/>
                <w:sz w:val="20"/>
                <w:szCs w:val="20"/>
              </w:rPr>
              <w:t>o</w:t>
            </w:r>
            <w:r w:rsidRPr="005B4599">
              <w:rPr>
                <w:rFonts w:ascii="Palatino Linotype" w:hAnsi="Palatino Linotype"/>
                <w:position w:val="1"/>
                <w:sz w:val="20"/>
                <w:szCs w:val="20"/>
              </w:rPr>
              <w:t>w</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an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ab</w:t>
            </w:r>
            <w:r w:rsidRPr="005B4599">
              <w:rPr>
                <w:rFonts w:ascii="Palatino Linotype" w:hAnsi="Palatino Linotype"/>
                <w:position w:val="1"/>
                <w:sz w:val="20"/>
                <w:szCs w:val="20"/>
              </w:rPr>
              <w:t>o</w:t>
            </w:r>
            <w:r w:rsidRPr="005B4599">
              <w:rPr>
                <w:rFonts w:ascii="Palatino Linotype" w:hAnsi="Palatino Linotype"/>
                <w:spacing w:val="-1"/>
                <w:position w:val="1"/>
                <w:sz w:val="20"/>
                <w:szCs w:val="20"/>
              </w:rPr>
              <w:t>v</w:t>
            </w:r>
            <w:r w:rsidRPr="005B4599">
              <w:rPr>
                <w:rFonts w:ascii="Palatino Linotype" w:hAnsi="Palatino Linotype"/>
                <w:position w:val="1"/>
                <w:sz w:val="20"/>
                <w:szCs w:val="20"/>
              </w:rPr>
              <w:t>e</w:t>
            </w:r>
            <w:r>
              <w:rPr>
                <w:rFonts w:ascii="Palatino Linotype" w:hAnsi="Palatino Linotype"/>
                <w:position w:val="1"/>
                <w:sz w:val="20"/>
                <w:szCs w:val="20"/>
              </w:rPr>
              <w:t>, but using the number of equation</w:t>
            </w:r>
          </w:p>
        </w:tc>
        <w:tc>
          <w:tcPr>
            <w:tcW w:w="709" w:type="dxa"/>
            <w:tcBorders>
              <w:top w:val="single" w:sz="5" w:space="0" w:color="000000"/>
              <w:left w:val="single" w:sz="5" w:space="0" w:color="000000"/>
              <w:bottom w:val="single" w:sz="5" w:space="0" w:color="000000"/>
              <w:right w:val="single" w:sz="5" w:space="0" w:color="000000"/>
            </w:tcBorders>
          </w:tcPr>
          <w:p w14:paraId="1586D2EE"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056A0F7" w14:textId="77777777" w:rsidR="00952BD6" w:rsidRPr="005B4599" w:rsidRDefault="00952BD6" w:rsidP="00021244">
            <w:pPr>
              <w:jc w:val="center"/>
              <w:rPr>
                <w:rFonts w:ascii="Palatino Linotype" w:hAnsi="Palatino Linotype"/>
                <w:sz w:val="20"/>
                <w:szCs w:val="20"/>
              </w:rPr>
            </w:pPr>
          </w:p>
        </w:tc>
      </w:tr>
      <w:tr w:rsidR="00952BD6" w:rsidRPr="005B4599" w14:paraId="3A937527" w14:textId="77777777" w:rsidTr="00021244">
        <w:trPr>
          <w:trHeight w:hRule="exact" w:val="316"/>
        </w:trPr>
        <w:tc>
          <w:tcPr>
            <w:tcW w:w="6983" w:type="dxa"/>
            <w:gridSpan w:val="2"/>
            <w:tcBorders>
              <w:top w:val="single" w:sz="5" w:space="0" w:color="000000"/>
              <w:left w:val="single" w:sz="5" w:space="0" w:color="000000"/>
              <w:bottom w:val="single" w:sz="5" w:space="0" w:color="000000"/>
              <w:right w:val="single" w:sz="5" w:space="0" w:color="000000"/>
            </w:tcBorders>
            <w:shd w:val="clear" w:color="auto" w:fill="C5E0B3"/>
          </w:tcPr>
          <w:p w14:paraId="7056208D" w14:textId="77777777" w:rsidR="00952BD6" w:rsidRPr="005B4599" w:rsidRDefault="00952BD6" w:rsidP="00021244">
            <w:pPr>
              <w:ind w:left="1440" w:right="988"/>
              <w:rPr>
                <w:rFonts w:ascii="Palatino Linotype" w:hAnsi="Palatino Linotype"/>
                <w:sz w:val="20"/>
                <w:szCs w:val="20"/>
              </w:rPr>
            </w:pPr>
            <w:r w:rsidRPr="005B4599">
              <w:rPr>
                <w:rFonts w:ascii="Palatino Linotype" w:hAnsi="Palatino Linotype"/>
                <w:b/>
                <w:w w:val="99"/>
                <w:sz w:val="20"/>
                <w:szCs w:val="20"/>
              </w:rPr>
              <w:t>Refe</w:t>
            </w:r>
            <w:r w:rsidRPr="005B4599">
              <w:rPr>
                <w:rFonts w:ascii="Palatino Linotype" w:hAnsi="Palatino Linotype"/>
                <w:b/>
                <w:spacing w:val="1"/>
                <w:w w:val="99"/>
                <w:sz w:val="20"/>
                <w:szCs w:val="20"/>
              </w:rPr>
              <w:t>r</w:t>
            </w:r>
            <w:r w:rsidRPr="005B4599">
              <w:rPr>
                <w:rFonts w:ascii="Palatino Linotype" w:hAnsi="Palatino Linotype"/>
                <w:b/>
                <w:w w:val="99"/>
                <w:sz w:val="20"/>
                <w:szCs w:val="20"/>
              </w:rPr>
              <w:t>e</w:t>
            </w:r>
            <w:r w:rsidRPr="005B4599">
              <w:rPr>
                <w:rFonts w:ascii="Palatino Linotype" w:hAnsi="Palatino Linotype"/>
                <w:b/>
                <w:spacing w:val="1"/>
                <w:w w:val="99"/>
                <w:sz w:val="20"/>
                <w:szCs w:val="20"/>
              </w:rPr>
              <w:t>nc</w:t>
            </w:r>
            <w:r w:rsidRPr="005B4599">
              <w:rPr>
                <w:rFonts w:ascii="Palatino Linotype" w:hAnsi="Palatino Linotype"/>
                <w:b/>
                <w:w w:val="99"/>
                <w:sz w:val="20"/>
                <w:szCs w:val="20"/>
              </w:rPr>
              <w:t>es</w:t>
            </w:r>
          </w:p>
        </w:tc>
        <w:tc>
          <w:tcPr>
            <w:tcW w:w="709" w:type="dxa"/>
            <w:tcBorders>
              <w:top w:val="single" w:sz="5" w:space="0" w:color="000000"/>
              <w:left w:val="single" w:sz="5" w:space="0" w:color="000000"/>
              <w:bottom w:val="single" w:sz="5" w:space="0" w:color="000000"/>
              <w:right w:val="single" w:sz="5" w:space="0" w:color="000000"/>
            </w:tcBorders>
            <w:shd w:val="clear" w:color="auto" w:fill="C5E0B3"/>
          </w:tcPr>
          <w:p w14:paraId="332BC04D" w14:textId="77777777" w:rsidR="00952BD6" w:rsidRPr="005B4599" w:rsidRDefault="00952BD6" w:rsidP="00021244">
            <w:pPr>
              <w:jc w:val="center"/>
              <w:rPr>
                <w:rFonts w:ascii="Palatino Linotype" w:hAnsi="Palatino Linotype"/>
                <w:sz w:val="20"/>
                <w:szCs w:val="20"/>
              </w:rPr>
            </w:pPr>
          </w:p>
          <w:p w14:paraId="307D2636" w14:textId="77777777" w:rsidR="00952BD6" w:rsidRPr="005B4599" w:rsidRDefault="00952BD6" w:rsidP="00021244">
            <w:pPr>
              <w:jc w:val="center"/>
              <w:rPr>
                <w:rFonts w:ascii="Palatino Linotype" w:hAnsi="Palatino Linotype"/>
                <w:sz w:val="20"/>
                <w:szCs w:val="20"/>
              </w:rPr>
            </w:pPr>
          </w:p>
          <w:p w14:paraId="4C2FB018"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shd w:val="clear" w:color="auto" w:fill="C5E0B3"/>
          </w:tcPr>
          <w:p w14:paraId="5C8377B0" w14:textId="77777777" w:rsidR="00952BD6" w:rsidRPr="005B4599" w:rsidRDefault="00952BD6" w:rsidP="00021244">
            <w:pPr>
              <w:jc w:val="center"/>
              <w:rPr>
                <w:rFonts w:ascii="Palatino Linotype" w:hAnsi="Palatino Linotype"/>
                <w:sz w:val="20"/>
                <w:szCs w:val="20"/>
              </w:rPr>
            </w:pPr>
          </w:p>
        </w:tc>
      </w:tr>
      <w:tr w:rsidR="00952BD6" w:rsidRPr="005B4599" w14:paraId="31E283C5" w14:textId="77777777" w:rsidTr="00021244">
        <w:trPr>
          <w:trHeight w:hRule="exact" w:val="260"/>
        </w:trPr>
        <w:tc>
          <w:tcPr>
            <w:tcW w:w="583" w:type="dxa"/>
            <w:tcBorders>
              <w:top w:val="single" w:sz="5" w:space="0" w:color="000000"/>
              <w:left w:val="single" w:sz="5" w:space="0" w:color="000000"/>
              <w:bottom w:val="single" w:sz="5" w:space="0" w:color="000000"/>
              <w:right w:val="single" w:sz="5" w:space="0" w:color="000000"/>
            </w:tcBorders>
            <w:shd w:val="clear" w:color="auto" w:fill="DBDBDB"/>
          </w:tcPr>
          <w:p w14:paraId="46022751" w14:textId="77777777" w:rsidR="00952BD6" w:rsidRPr="005B4599" w:rsidRDefault="00952BD6" w:rsidP="00021244">
            <w:pPr>
              <w:ind w:left="153"/>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c>
          <w:tcPr>
            <w:tcW w:w="6400" w:type="dxa"/>
            <w:tcBorders>
              <w:top w:val="single" w:sz="5" w:space="0" w:color="000000"/>
              <w:left w:val="single" w:sz="5" w:space="0" w:color="000000"/>
              <w:bottom w:val="single" w:sz="5" w:space="0" w:color="000000"/>
              <w:right w:val="single" w:sz="5" w:space="0" w:color="000000"/>
            </w:tcBorders>
            <w:shd w:val="clear" w:color="auto" w:fill="DBDBDB"/>
          </w:tcPr>
          <w:p w14:paraId="5BAB3992" w14:textId="77777777" w:rsidR="00952BD6" w:rsidRPr="005B4599" w:rsidRDefault="00952BD6" w:rsidP="00021244">
            <w:pPr>
              <w:ind w:left="102"/>
              <w:rPr>
                <w:rFonts w:ascii="Palatino Linotype" w:eastAsia="Courier New" w:hAnsi="Palatino Linotype"/>
                <w:sz w:val="20"/>
                <w:szCs w:val="20"/>
              </w:rPr>
            </w:pPr>
            <w:r w:rsidRPr="005B4599">
              <w:rPr>
                <w:rFonts w:ascii="Palatino Linotype" w:eastAsia="Courier New" w:hAnsi="Palatino Linotype"/>
                <w:b/>
                <w:position w:val="2"/>
                <w:sz w:val="20"/>
                <w:szCs w:val="20"/>
              </w:rPr>
              <w:t>Item</w:t>
            </w:r>
          </w:p>
        </w:tc>
        <w:tc>
          <w:tcPr>
            <w:tcW w:w="709" w:type="dxa"/>
            <w:tcBorders>
              <w:top w:val="single" w:sz="5" w:space="0" w:color="000000"/>
              <w:left w:val="single" w:sz="5" w:space="0" w:color="000000"/>
              <w:bottom w:val="single" w:sz="5" w:space="0" w:color="000000"/>
              <w:right w:val="single" w:sz="5" w:space="0" w:color="000000"/>
            </w:tcBorders>
            <w:shd w:val="clear" w:color="auto" w:fill="DBDBDB"/>
          </w:tcPr>
          <w:p w14:paraId="52CC8C80" w14:textId="77777777" w:rsidR="00952BD6" w:rsidRPr="005B4599" w:rsidRDefault="00952BD6" w:rsidP="00021244">
            <w:pPr>
              <w:ind w:left="102"/>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Yes</w:t>
            </w:r>
          </w:p>
        </w:tc>
        <w:tc>
          <w:tcPr>
            <w:tcW w:w="708" w:type="dxa"/>
            <w:tcBorders>
              <w:top w:val="single" w:sz="5" w:space="0" w:color="000000"/>
              <w:left w:val="single" w:sz="5" w:space="0" w:color="000000"/>
              <w:bottom w:val="single" w:sz="5" w:space="0" w:color="000000"/>
              <w:right w:val="single" w:sz="5" w:space="0" w:color="000000"/>
            </w:tcBorders>
            <w:shd w:val="clear" w:color="auto" w:fill="DBDBDB"/>
          </w:tcPr>
          <w:p w14:paraId="0C36EB03" w14:textId="77777777" w:rsidR="00952BD6" w:rsidRPr="005B4599" w:rsidRDefault="00952BD6" w:rsidP="00021244">
            <w:pPr>
              <w:ind w:left="100"/>
              <w:jc w:val="center"/>
              <w:rPr>
                <w:rFonts w:ascii="Palatino Linotype" w:eastAsia="Courier New" w:hAnsi="Palatino Linotype"/>
                <w:sz w:val="20"/>
                <w:szCs w:val="20"/>
              </w:rPr>
            </w:pPr>
            <w:r w:rsidRPr="005B4599">
              <w:rPr>
                <w:rFonts w:ascii="Palatino Linotype" w:eastAsia="Courier New" w:hAnsi="Palatino Linotype"/>
                <w:b/>
                <w:position w:val="2"/>
                <w:sz w:val="20"/>
                <w:szCs w:val="20"/>
              </w:rPr>
              <w:t>No</w:t>
            </w:r>
          </w:p>
        </w:tc>
      </w:tr>
      <w:tr w:rsidR="00952BD6" w:rsidRPr="005B4599" w14:paraId="361FD27D"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59E5E073"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1</w:t>
            </w:r>
          </w:p>
        </w:tc>
        <w:tc>
          <w:tcPr>
            <w:tcW w:w="6400" w:type="dxa"/>
            <w:tcBorders>
              <w:top w:val="single" w:sz="5" w:space="0" w:color="000000"/>
              <w:left w:val="single" w:sz="5" w:space="0" w:color="000000"/>
              <w:bottom w:val="single" w:sz="5" w:space="0" w:color="000000"/>
              <w:right w:val="single" w:sz="5" w:space="0" w:color="000000"/>
            </w:tcBorders>
          </w:tcPr>
          <w:p w14:paraId="62E08B58"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f</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n</w:t>
            </w:r>
            <w:r w:rsidRPr="005B4599">
              <w:rPr>
                <w:rFonts w:ascii="Palatino Linotype" w:hAnsi="Palatino Linotype"/>
                <w:spacing w:val="2"/>
                <w:position w:val="1"/>
                <w:sz w:val="20"/>
                <w:szCs w:val="20"/>
              </w:rPr>
              <w:t>c</w:t>
            </w:r>
            <w:r w:rsidRPr="005B4599">
              <w:rPr>
                <w:rFonts w:ascii="Palatino Linotype" w:hAnsi="Palatino Linotype"/>
                <w:position w:val="1"/>
                <w:sz w:val="20"/>
                <w:szCs w:val="20"/>
              </w:rPr>
              <w:t>e</w:t>
            </w:r>
            <w:r w:rsidRPr="005B4599">
              <w:rPr>
                <w:rFonts w:ascii="Palatino Linotype" w:hAnsi="Palatino Linotype"/>
                <w:spacing w:val="-9"/>
                <w:position w:val="1"/>
                <w:sz w:val="20"/>
                <w:szCs w:val="20"/>
              </w:rPr>
              <w:t xml:space="preserve"> </w:t>
            </w:r>
            <w:r w:rsidRPr="005B4599">
              <w:rPr>
                <w:rFonts w:ascii="Palatino Linotype" w:hAnsi="Palatino Linotype"/>
                <w:position w:val="1"/>
                <w:sz w:val="20"/>
                <w:szCs w:val="20"/>
              </w:rPr>
              <w:t>li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d</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cit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ti</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n</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spacing w:val="-1"/>
                <w:position w:val="1"/>
                <w:sz w:val="20"/>
                <w:szCs w:val="20"/>
              </w:rPr>
              <w:t>s</w:t>
            </w:r>
            <w:r w:rsidRPr="005B4599">
              <w:rPr>
                <w:rFonts w:ascii="Palatino Linotype" w:hAnsi="Palatino Linotype"/>
                <w:spacing w:val="2"/>
                <w:position w:val="1"/>
                <w:sz w:val="20"/>
                <w:szCs w:val="20"/>
              </w:rPr>
              <w:t>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tently</w:t>
            </w:r>
            <w:r w:rsidRPr="005B4599">
              <w:rPr>
                <w:rFonts w:ascii="Palatino Linotype" w:hAnsi="Palatino Linotype"/>
                <w:spacing w:val="-7"/>
                <w:position w:val="1"/>
                <w:sz w:val="20"/>
                <w:szCs w:val="20"/>
              </w:rPr>
              <w:t xml:space="preserve"> </w:t>
            </w:r>
            <w:r w:rsidRPr="005B4599">
              <w:rPr>
                <w:rFonts w:ascii="Palatino Linotype" w:hAnsi="Palatino Linotype"/>
                <w:position w:val="1"/>
                <w:sz w:val="20"/>
                <w:szCs w:val="20"/>
              </w:rPr>
              <w:t>follows</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the</w:t>
            </w:r>
            <w:r w:rsidRPr="005B4599">
              <w:rPr>
                <w:rFonts w:ascii="Palatino Linotype" w:hAnsi="Palatino Linotype"/>
                <w:spacing w:val="-10"/>
                <w:position w:val="1"/>
                <w:sz w:val="20"/>
                <w:szCs w:val="20"/>
              </w:rPr>
              <w:t xml:space="preserve"> </w:t>
            </w:r>
            <w:r w:rsidRPr="005B4599">
              <w:rPr>
                <w:rFonts w:ascii="Palatino Linotype" w:hAnsi="Palatino Linotype"/>
                <w:position w:val="1"/>
                <w:sz w:val="20"/>
                <w:szCs w:val="20"/>
              </w:rPr>
              <w:t>IEEE</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y</w:t>
            </w:r>
            <w:r w:rsidRPr="005B4599">
              <w:rPr>
                <w:rFonts w:ascii="Palatino Linotype" w:hAnsi="Palatino Linotype"/>
                <w:position w:val="1"/>
                <w:sz w:val="20"/>
                <w:szCs w:val="20"/>
              </w:rPr>
              <w:t>le</w:t>
            </w:r>
          </w:p>
        </w:tc>
        <w:tc>
          <w:tcPr>
            <w:tcW w:w="709" w:type="dxa"/>
            <w:tcBorders>
              <w:top w:val="single" w:sz="5" w:space="0" w:color="000000"/>
              <w:left w:val="single" w:sz="5" w:space="0" w:color="000000"/>
              <w:bottom w:val="single" w:sz="5" w:space="0" w:color="000000"/>
              <w:right w:val="single" w:sz="5" w:space="0" w:color="000000"/>
            </w:tcBorders>
          </w:tcPr>
          <w:p w14:paraId="5B4E9A9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18C8038" w14:textId="77777777" w:rsidR="00952BD6" w:rsidRPr="005B4599" w:rsidRDefault="00952BD6" w:rsidP="00021244">
            <w:pPr>
              <w:jc w:val="center"/>
              <w:rPr>
                <w:rFonts w:ascii="Palatino Linotype" w:hAnsi="Palatino Linotype"/>
                <w:sz w:val="20"/>
                <w:szCs w:val="20"/>
              </w:rPr>
            </w:pPr>
          </w:p>
        </w:tc>
      </w:tr>
      <w:tr w:rsidR="00952BD6" w:rsidRPr="005B4599" w14:paraId="096AE0B0" w14:textId="77777777" w:rsidTr="00021244">
        <w:trPr>
          <w:trHeight w:hRule="exact" w:val="588"/>
        </w:trPr>
        <w:tc>
          <w:tcPr>
            <w:tcW w:w="583" w:type="dxa"/>
            <w:tcBorders>
              <w:top w:val="single" w:sz="5" w:space="0" w:color="000000"/>
              <w:left w:val="single" w:sz="5" w:space="0" w:color="000000"/>
              <w:bottom w:val="single" w:sz="5" w:space="0" w:color="000000"/>
              <w:right w:val="single" w:sz="5" w:space="0" w:color="000000"/>
            </w:tcBorders>
          </w:tcPr>
          <w:p w14:paraId="7DDADFD8"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lastRenderedPageBreak/>
              <w:t>2</w:t>
            </w:r>
          </w:p>
        </w:tc>
        <w:tc>
          <w:tcPr>
            <w:tcW w:w="6400" w:type="dxa"/>
            <w:tcBorders>
              <w:top w:val="single" w:sz="5" w:space="0" w:color="000000"/>
              <w:left w:val="single" w:sz="5" w:space="0" w:color="000000"/>
              <w:bottom w:val="single" w:sz="5" w:space="0" w:color="000000"/>
              <w:right w:val="single" w:sz="5" w:space="0" w:color="000000"/>
            </w:tcBorders>
          </w:tcPr>
          <w:p w14:paraId="50CA6AE3"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spacing w:val="-1"/>
                <w:position w:val="1"/>
                <w:sz w:val="20"/>
                <w:szCs w:val="20"/>
              </w:rPr>
              <w:t>J</w:t>
            </w:r>
            <w:r w:rsidRPr="005B4599">
              <w:rPr>
                <w:rFonts w:ascii="Palatino Linotype" w:hAnsi="Palatino Linotype"/>
                <w:position w:val="1"/>
                <w:sz w:val="20"/>
                <w:szCs w:val="20"/>
              </w:rPr>
              <w:t>o</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al</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ames</w:t>
            </w:r>
            <w:r w:rsidRPr="005B4599">
              <w:rPr>
                <w:rFonts w:ascii="Palatino Linotype" w:hAnsi="Palatino Linotype"/>
                <w:spacing w:val="-6"/>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e</w:t>
            </w:r>
            <w:r w:rsidRPr="005B4599">
              <w:rPr>
                <w:rFonts w:ascii="Palatino Linotype" w:hAnsi="Palatino Linotype"/>
                <w:spacing w:val="-3"/>
                <w:position w:val="1"/>
                <w:sz w:val="20"/>
                <w:szCs w:val="20"/>
              </w:rPr>
              <w:t xml:space="preserve"> </w:t>
            </w:r>
            <w:r w:rsidRPr="005B4599">
              <w:rPr>
                <w:rFonts w:ascii="Palatino Linotype" w:hAnsi="Palatino Linotype"/>
                <w:spacing w:val="2"/>
                <w:position w:val="1"/>
                <w:sz w:val="20"/>
                <w:szCs w:val="20"/>
              </w:rPr>
              <w:t>r</w:t>
            </w:r>
            <w:r w:rsidRPr="005B4599">
              <w:rPr>
                <w:rFonts w:ascii="Palatino Linotype" w:hAnsi="Palatino Linotype"/>
                <w:position w:val="1"/>
                <w:sz w:val="20"/>
                <w:szCs w:val="20"/>
              </w:rPr>
              <w:t>e</w:t>
            </w:r>
            <w:r w:rsidRPr="005B4599">
              <w:rPr>
                <w:rFonts w:ascii="Palatino Linotype" w:hAnsi="Palatino Linotype"/>
                <w:spacing w:val="-1"/>
                <w:position w:val="1"/>
                <w:sz w:val="20"/>
                <w:szCs w:val="20"/>
              </w:rPr>
              <w:t>fe</w:t>
            </w:r>
            <w:r w:rsidRPr="005B4599">
              <w:rPr>
                <w:rFonts w:ascii="Palatino Linotype" w:hAnsi="Palatino Linotype"/>
                <w:spacing w:val="2"/>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n</w:t>
            </w:r>
            <w:r w:rsidRPr="005B4599">
              <w:rPr>
                <w:rFonts w:ascii="Palatino Linotype" w:hAnsi="Palatino Linotype"/>
                <w:spacing w:val="2"/>
                <w:position w:val="1"/>
                <w:sz w:val="20"/>
                <w:szCs w:val="20"/>
              </w:rPr>
              <w:t>c</w:t>
            </w:r>
            <w:r w:rsidRPr="005B4599">
              <w:rPr>
                <w:rFonts w:ascii="Palatino Linotype" w:hAnsi="Palatino Linotype"/>
                <w:position w:val="1"/>
                <w:sz w:val="20"/>
                <w:szCs w:val="20"/>
              </w:rPr>
              <w:t>e</w:t>
            </w:r>
            <w:r w:rsidRPr="005B4599">
              <w:rPr>
                <w:rFonts w:ascii="Palatino Linotype" w:hAnsi="Palatino Linotype"/>
                <w:spacing w:val="-9"/>
                <w:position w:val="1"/>
                <w:sz w:val="20"/>
                <w:szCs w:val="20"/>
              </w:rPr>
              <w:t xml:space="preserve"> </w:t>
            </w:r>
            <w:r w:rsidRPr="005B4599">
              <w:rPr>
                <w:rFonts w:ascii="Palatino Linotype" w:hAnsi="Palatino Linotype"/>
                <w:position w:val="1"/>
                <w:sz w:val="20"/>
                <w:szCs w:val="20"/>
              </w:rPr>
              <w:t>li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are</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ot</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in a</w:t>
            </w:r>
            <w:r w:rsidRPr="005B4599">
              <w:rPr>
                <w:rFonts w:ascii="Palatino Linotype" w:hAnsi="Palatino Linotype"/>
                <w:spacing w:val="1"/>
                <w:position w:val="1"/>
                <w:sz w:val="20"/>
                <w:szCs w:val="20"/>
              </w:rPr>
              <w:t>bb</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ev</w:t>
            </w:r>
            <w:r w:rsidRPr="005B4599">
              <w:rPr>
                <w:rFonts w:ascii="Palatino Linotype" w:hAnsi="Palatino Linotype"/>
                <w:position w:val="1"/>
                <w:sz w:val="20"/>
                <w:szCs w:val="20"/>
              </w:rPr>
              <w:t>ia</w:t>
            </w:r>
            <w:r w:rsidRPr="005B4599">
              <w:rPr>
                <w:rFonts w:ascii="Palatino Linotype" w:hAnsi="Palatino Linotype"/>
                <w:spacing w:val="3"/>
                <w:position w:val="1"/>
                <w:sz w:val="20"/>
                <w:szCs w:val="20"/>
              </w:rPr>
              <w:t>t</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d</w:t>
            </w:r>
            <w:r w:rsidRPr="005B4599">
              <w:rPr>
                <w:rFonts w:ascii="Palatino Linotype" w:hAnsi="Palatino Linotype"/>
                <w:spacing w:val="-8"/>
                <w:position w:val="1"/>
                <w:sz w:val="20"/>
                <w:szCs w:val="20"/>
              </w:rPr>
              <w:t xml:space="preserve"> </w:t>
            </w:r>
            <w:r w:rsidRPr="005B4599">
              <w:rPr>
                <w:rFonts w:ascii="Palatino Linotype" w:hAnsi="Palatino Linotype"/>
                <w:spacing w:val="-1"/>
                <w:position w:val="1"/>
                <w:sz w:val="20"/>
                <w:szCs w:val="20"/>
              </w:rPr>
              <w:t>f</w:t>
            </w:r>
            <w:r w:rsidRPr="005B4599">
              <w:rPr>
                <w:rFonts w:ascii="Palatino Linotype" w:hAnsi="Palatino Linotype"/>
                <w:spacing w:val="3"/>
                <w:position w:val="1"/>
                <w:sz w:val="20"/>
                <w:szCs w:val="20"/>
              </w:rPr>
              <w:t>o</w:t>
            </w:r>
            <w:r w:rsidRPr="005B4599">
              <w:rPr>
                <w:rFonts w:ascii="Palatino Linotype" w:hAnsi="Palatino Linotype"/>
                <w:position w:val="1"/>
                <w:sz w:val="20"/>
                <w:szCs w:val="20"/>
              </w:rPr>
              <w:t>rma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bu</w:t>
            </w:r>
            <w:r w:rsidRPr="005B4599">
              <w:rPr>
                <w:rFonts w:ascii="Palatino Linotype" w:hAnsi="Palatino Linotype"/>
                <w:position w:val="1"/>
                <w:sz w:val="20"/>
                <w:szCs w:val="20"/>
              </w:rPr>
              <w:t>t</w:t>
            </w:r>
            <w:r w:rsidRPr="005B4599">
              <w:rPr>
                <w:rFonts w:ascii="Palatino Linotype" w:hAnsi="Palatino Linotype"/>
                <w:spacing w:val="-2"/>
                <w:position w:val="1"/>
                <w:sz w:val="20"/>
                <w:szCs w:val="20"/>
              </w:rPr>
              <w:t xml:space="preserve"> it should be in </w:t>
            </w:r>
            <w:r w:rsidRPr="005B4599">
              <w:rPr>
                <w:rFonts w:ascii="Palatino Linotype" w:hAnsi="Palatino Linotype"/>
                <w:spacing w:val="-1"/>
                <w:position w:val="1"/>
                <w:sz w:val="20"/>
                <w:szCs w:val="20"/>
              </w:rPr>
              <w:t>f</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ll</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 xml:space="preserve">ame </w:t>
            </w:r>
            <w:r w:rsidRPr="005B4599">
              <w:rPr>
                <w:rFonts w:ascii="Palatino Linotype" w:hAnsi="Palatino Linotype"/>
                <w:spacing w:val="-1"/>
                <w:sz w:val="20"/>
                <w:szCs w:val="20"/>
              </w:rPr>
              <w:t>f</w:t>
            </w:r>
            <w:r w:rsidRPr="005B4599">
              <w:rPr>
                <w:rFonts w:ascii="Palatino Linotype" w:hAnsi="Palatino Linotype"/>
                <w:sz w:val="20"/>
                <w:szCs w:val="20"/>
              </w:rPr>
              <w:t>ormat</w:t>
            </w:r>
          </w:p>
        </w:tc>
        <w:tc>
          <w:tcPr>
            <w:tcW w:w="709" w:type="dxa"/>
            <w:tcBorders>
              <w:top w:val="single" w:sz="5" w:space="0" w:color="000000"/>
              <w:left w:val="single" w:sz="5" w:space="0" w:color="000000"/>
              <w:bottom w:val="single" w:sz="5" w:space="0" w:color="000000"/>
              <w:right w:val="single" w:sz="5" w:space="0" w:color="000000"/>
            </w:tcBorders>
          </w:tcPr>
          <w:p w14:paraId="00736567"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6605D936" w14:textId="77777777" w:rsidR="00952BD6" w:rsidRPr="005B4599" w:rsidRDefault="00952BD6" w:rsidP="00021244">
            <w:pPr>
              <w:jc w:val="center"/>
              <w:rPr>
                <w:rFonts w:ascii="Palatino Linotype" w:hAnsi="Palatino Linotype"/>
                <w:sz w:val="20"/>
                <w:szCs w:val="20"/>
              </w:rPr>
            </w:pPr>
          </w:p>
        </w:tc>
      </w:tr>
      <w:tr w:rsidR="00952BD6" w:rsidRPr="005B4599" w14:paraId="0969CC09"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643A6660"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3</w:t>
            </w:r>
          </w:p>
        </w:tc>
        <w:tc>
          <w:tcPr>
            <w:tcW w:w="6400" w:type="dxa"/>
            <w:tcBorders>
              <w:top w:val="single" w:sz="5" w:space="0" w:color="000000"/>
              <w:left w:val="single" w:sz="5" w:space="0" w:color="000000"/>
              <w:bottom w:val="single" w:sz="5" w:space="0" w:color="000000"/>
              <w:right w:val="single" w:sz="5" w:space="0" w:color="000000"/>
            </w:tcBorders>
          </w:tcPr>
          <w:p w14:paraId="2F7651AF"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All</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f</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n</w:t>
            </w:r>
            <w:r w:rsidRPr="005B4599">
              <w:rPr>
                <w:rFonts w:ascii="Palatino Linotype" w:hAnsi="Palatino Linotype"/>
                <w:spacing w:val="2"/>
                <w:position w:val="1"/>
                <w:sz w:val="20"/>
                <w:szCs w:val="20"/>
              </w:rPr>
              <w:t>c</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s</w:t>
            </w:r>
            <w:r w:rsidRPr="005B4599">
              <w:rPr>
                <w:rFonts w:ascii="Palatino Linotype" w:hAnsi="Palatino Linotype"/>
                <w:spacing w:val="-10"/>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spacing w:val="2"/>
                <w:position w:val="1"/>
                <w:sz w:val="20"/>
                <w:szCs w:val="20"/>
              </w:rPr>
              <w:t>r</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cited</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text</w:t>
            </w:r>
          </w:p>
        </w:tc>
        <w:tc>
          <w:tcPr>
            <w:tcW w:w="709" w:type="dxa"/>
            <w:tcBorders>
              <w:top w:val="single" w:sz="5" w:space="0" w:color="000000"/>
              <w:left w:val="single" w:sz="5" w:space="0" w:color="000000"/>
              <w:bottom w:val="single" w:sz="5" w:space="0" w:color="000000"/>
              <w:right w:val="single" w:sz="5" w:space="0" w:color="000000"/>
            </w:tcBorders>
          </w:tcPr>
          <w:p w14:paraId="6928741F"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4FFBC963" w14:textId="77777777" w:rsidR="00952BD6" w:rsidRPr="005B4599" w:rsidRDefault="00952BD6" w:rsidP="00021244">
            <w:pPr>
              <w:jc w:val="center"/>
              <w:rPr>
                <w:rFonts w:ascii="Palatino Linotype" w:hAnsi="Palatino Linotype"/>
                <w:sz w:val="20"/>
                <w:szCs w:val="20"/>
              </w:rPr>
            </w:pPr>
          </w:p>
        </w:tc>
      </w:tr>
      <w:tr w:rsidR="00952BD6" w:rsidRPr="005B4599" w14:paraId="12D8A4B7"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3AC52C6B"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4</w:t>
            </w:r>
          </w:p>
        </w:tc>
        <w:tc>
          <w:tcPr>
            <w:tcW w:w="6400" w:type="dxa"/>
            <w:tcBorders>
              <w:top w:val="single" w:sz="5" w:space="0" w:color="000000"/>
              <w:left w:val="single" w:sz="5" w:space="0" w:color="000000"/>
              <w:bottom w:val="single" w:sz="5" w:space="0" w:color="000000"/>
              <w:right w:val="single" w:sz="5" w:space="0" w:color="000000"/>
            </w:tcBorders>
          </w:tcPr>
          <w:p w14:paraId="3945D2B9"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C</w:t>
            </w:r>
            <w:r w:rsidRPr="005B4599">
              <w:rPr>
                <w:rFonts w:ascii="Palatino Linotype" w:hAnsi="Palatino Linotype"/>
                <w:spacing w:val="-1"/>
                <w:position w:val="1"/>
                <w:sz w:val="20"/>
                <w:szCs w:val="20"/>
              </w:rPr>
              <w:t>i</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ti</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n</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t</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xt</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follo</w:t>
            </w:r>
            <w:r w:rsidRPr="005B4599">
              <w:rPr>
                <w:rFonts w:ascii="Palatino Linotype" w:hAnsi="Palatino Linotype"/>
                <w:spacing w:val="1"/>
                <w:position w:val="1"/>
                <w:sz w:val="20"/>
                <w:szCs w:val="20"/>
              </w:rPr>
              <w:t>w</w:t>
            </w:r>
            <w:r w:rsidRPr="005B4599">
              <w:rPr>
                <w:rFonts w:ascii="Palatino Linotype" w:hAnsi="Palatino Linotype"/>
                <w:position w:val="1"/>
                <w:sz w:val="20"/>
                <w:szCs w:val="20"/>
              </w:rPr>
              <w:t>s</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g</w:t>
            </w:r>
            <w:r w:rsidRPr="005B4599">
              <w:rPr>
                <w:rFonts w:ascii="Palatino Linotype" w:hAnsi="Palatino Linotype"/>
                <w:spacing w:val="1"/>
                <w:position w:val="1"/>
                <w:sz w:val="20"/>
                <w:szCs w:val="20"/>
              </w:rPr>
              <w:t>en</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ral</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co</w:t>
            </w:r>
            <w:r w:rsidRPr="005B4599">
              <w:rPr>
                <w:rFonts w:ascii="Palatino Linotype" w:hAnsi="Palatino Linotype"/>
                <w:spacing w:val="1"/>
                <w:position w:val="1"/>
                <w:sz w:val="20"/>
                <w:szCs w:val="20"/>
              </w:rPr>
              <w:t>n</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i</w:t>
            </w:r>
            <w:r w:rsidRPr="005B4599">
              <w:rPr>
                <w:rFonts w:ascii="Palatino Linotype" w:hAnsi="Palatino Linotype"/>
                <w:spacing w:val="-1"/>
                <w:position w:val="1"/>
                <w:sz w:val="20"/>
                <w:szCs w:val="20"/>
              </w:rPr>
              <w:t>s</w:t>
            </w:r>
            <w:r w:rsidRPr="005B4599">
              <w:rPr>
                <w:rFonts w:ascii="Palatino Linotype" w:hAnsi="Palatino Linotype"/>
                <w:spacing w:val="3"/>
                <w:position w:val="1"/>
                <w:sz w:val="20"/>
                <w:szCs w:val="20"/>
              </w:rPr>
              <w:t>t</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t</w:t>
            </w:r>
            <w:r w:rsidRPr="005B4599">
              <w:rPr>
                <w:rFonts w:ascii="Palatino Linotype" w:hAnsi="Palatino Linotype"/>
                <w:spacing w:val="-7"/>
                <w:position w:val="1"/>
                <w:sz w:val="20"/>
                <w:szCs w:val="20"/>
              </w:rPr>
              <w:t xml:space="preserve"> </w:t>
            </w:r>
            <w:r w:rsidRPr="005B4599">
              <w:rPr>
                <w:rFonts w:ascii="Palatino Linotype" w:hAnsi="Palatino Linotype"/>
                <w:position w:val="1"/>
                <w:sz w:val="20"/>
                <w:szCs w:val="20"/>
              </w:rPr>
              <w:t>cita</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ion</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les</w:t>
            </w:r>
          </w:p>
        </w:tc>
        <w:tc>
          <w:tcPr>
            <w:tcW w:w="709" w:type="dxa"/>
            <w:tcBorders>
              <w:top w:val="single" w:sz="5" w:space="0" w:color="000000"/>
              <w:left w:val="single" w:sz="5" w:space="0" w:color="000000"/>
              <w:bottom w:val="single" w:sz="5" w:space="0" w:color="000000"/>
              <w:right w:val="single" w:sz="5" w:space="0" w:color="000000"/>
            </w:tcBorders>
          </w:tcPr>
          <w:p w14:paraId="46B1D27B"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2EE49944" w14:textId="77777777" w:rsidR="00952BD6" w:rsidRPr="005B4599" w:rsidRDefault="00952BD6" w:rsidP="00021244">
            <w:pPr>
              <w:jc w:val="center"/>
              <w:rPr>
                <w:rFonts w:ascii="Palatino Linotype" w:hAnsi="Palatino Linotype"/>
                <w:sz w:val="20"/>
                <w:szCs w:val="20"/>
              </w:rPr>
            </w:pPr>
          </w:p>
        </w:tc>
      </w:tr>
      <w:tr w:rsidR="00952BD6" w:rsidRPr="005B4599" w14:paraId="241BC53C" w14:textId="77777777" w:rsidTr="00021244">
        <w:trPr>
          <w:trHeight w:hRule="exact" w:val="252"/>
        </w:trPr>
        <w:tc>
          <w:tcPr>
            <w:tcW w:w="583" w:type="dxa"/>
            <w:tcBorders>
              <w:top w:val="single" w:sz="5" w:space="0" w:color="000000"/>
              <w:left w:val="single" w:sz="5" w:space="0" w:color="000000"/>
              <w:bottom w:val="single" w:sz="5" w:space="0" w:color="000000"/>
              <w:right w:val="single" w:sz="5" w:space="0" w:color="000000"/>
            </w:tcBorders>
          </w:tcPr>
          <w:p w14:paraId="1C33C03F"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sz w:val="20"/>
                <w:szCs w:val="20"/>
              </w:rPr>
              <w:t>5</w:t>
            </w:r>
          </w:p>
        </w:tc>
        <w:tc>
          <w:tcPr>
            <w:tcW w:w="6400" w:type="dxa"/>
            <w:tcBorders>
              <w:top w:val="single" w:sz="5" w:space="0" w:color="000000"/>
              <w:left w:val="single" w:sz="5" w:space="0" w:color="000000"/>
              <w:bottom w:val="single" w:sz="5" w:space="0" w:color="000000"/>
              <w:right w:val="single" w:sz="5" w:space="0" w:color="000000"/>
            </w:tcBorders>
          </w:tcPr>
          <w:p w14:paraId="0862FA78"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color w:val="000000"/>
                <w:sz w:val="20"/>
                <w:szCs w:val="20"/>
                <w:lang w:eastAsia="en-ID"/>
              </w:rPr>
              <w:t xml:space="preserve">Paper cites at least than </w:t>
            </w:r>
            <w:r>
              <w:rPr>
                <w:rFonts w:ascii="Palatino Linotype" w:hAnsi="Palatino Linotype"/>
                <w:color w:val="000000"/>
                <w:sz w:val="20"/>
                <w:szCs w:val="20"/>
                <w:lang w:eastAsia="en-ID"/>
              </w:rPr>
              <w:t xml:space="preserve">25 </w:t>
            </w:r>
            <w:r w:rsidRPr="005B4599">
              <w:rPr>
                <w:rFonts w:ascii="Palatino Linotype" w:hAnsi="Palatino Linotype"/>
                <w:color w:val="000000"/>
                <w:sz w:val="20"/>
                <w:szCs w:val="20"/>
                <w:lang w:eastAsia="en-ID"/>
              </w:rPr>
              <w:t>references</w:t>
            </w:r>
          </w:p>
        </w:tc>
        <w:tc>
          <w:tcPr>
            <w:tcW w:w="709" w:type="dxa"/>
            <w:tcBorders>
              <w:top w:val="single" w:sz="5" w:space="0" w:color="000000"/>
              <w:left w:val="single" w:sz="5" w:space="0" w:color="000000"/>
              <w:bottom w:val="single" w:sz="5" w:space="0" w:color="000000"/>
              <w:right w:val="single" w:sz="5" w:space="0" w:color="000000"/>
            </w:tcBorders>
          </w:tcPr>
          <w:p w14:paraId="582F8F4E"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339988A4" w14:textId="77777777" w:rsidR="00952BD6" w:rsidRPr="005B4599" w:rsidRDefault="00952BD6" w:rsidP="00021244">
            <w:pPr>
              <w:jc w:val="center"/>
              <w:rPr>
                <w:rFonts w:ascii="Palatino Linotype" w:hAnsi="Palatino Linotype"/>
                <w:sz w:val="20"/>
                <w:szCs w:val="20"/>
              </w:rPr>
            </w:pPr>
          </w:p>
        </w:tc>
      </w:tr>
      <w:tr w:rsidR="00952BD6" w:rsidRPr="005B4599" w14:paraId="5F4CC046"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586A577A"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sz w:val="20"/>
                <w:szCs w:val="20"/>
              </w:rPr>
              <w:t>6</w:t>
            </w:r>
          </w:p>
        </w:tc>
        <w:tc>
          <w:tcPr>
            <w:tcW w:w="6400" w:type="dxa"/>
            <w:tcBorders>
              <w:top w:val="single" w:sz="5" w:space="0" w:color="000000"/>
              <w:left w:val="single" w:sz="5" w:space="0" w:color="000000"/>
              <w:bottom w:val="single" w:sz="5" w:space="0" w:color="000000"/>
              <w:right w:val="single" w:sz="5" w:space="0" w:color="000000"/>
            </w:tcBorders>
          </w:tcPr>
          <w:p w14:paraId="02AAC482"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Book</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o</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rc</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s</w:t>
            </w:r>
            <w:r w:rsidRPr="005B4599">
              <w:rPr>
                <w:rFonts w:ascii="Palatino Linotype" w:hAnsi="Palatino Linotype"/>
                <w:spacing w:val="-6"/>
                <w:position w:val="1"/>
                <w:sz w:val="20"/>
                <w:szCs w:val="20"/>
              </w:rPr>
              <w:t xml:space="preserve"> </w:t>
            </w:r>
            <w:r w:rsidRPr="005B4599">
              <w:rPr>
                <w:rFonts w:ascii="Palatino Linotype" w:hAnsi="Palatino Linotype"/>
                <w:position w:val="1"/>
                <w:sz w:val="20"/>
                <w:szCs w:val="20"/>
              </w:rPr>
              <w:t>are</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ot</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ore</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t</w:t>
            </w:r>
            <w:r w:rsidRPr="005B4599">
              <w:rPr>
                <w:rFonts w:ascii="Palatino Linotype" w:hAnsi="Palatino Linotype"/>
                <w:spacing w:val="3"/>
                <w:position w:val="1"/>
                <w:sz w:val="20"/>
                <w:szCs w:val="20"/>
              </w:rPr>
              <w:t>h</w:t>
            </w:r>
            <w:r w:rsidRPr="005B4599">
              <w:rPr>
                <w:rFonts w:ascii="Palatino Linotype" w:hAnsi="Palatino Linotype"/>
                <w:position w:val="1"/>
                <w:sz w:val="20"/>
                <w:szCs w:val="20"/>
              </w:rPr>
              <w:t>an</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20%</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f</w:t>
            </w:r>
            <w:r w:rsidRPr="005B4599">
              <w:rPr>
                <w:rFonts w:ascii="Palatino Linotype" w:hAnsi="Palatino Linotype"/>
                <w:spacing w:val="-3"/>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 reference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l</w:t>
            </w:r>
            <w:r w:rsidRPr="005B4599">
              <w:rPr>
                <w:rFonts w:ascii="Palatino Linotype" w:hAnsi="Palatino Linotype"/>
                <w:spacing w:val="3"/>
                <w:position w:val="1"/>
                <w:sz w:val="20"/>
                <w:szCs w:val="20"/>
              </w:rPr>
              <w:t>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p>
        </w:tc>
        <w:tc>
          <w:tcPr>
            <w:tcW w:w="709" w:type="dxa"/>
            <w:tcBorders>
              <w:top w:val="single" w:sz="5" w:space="0" w:color="000000"/>
              <w:left w:val="single" w:sz="5" w:space="0" w:color="000000"/>
              <w:bottom w:val="single" w:sz="5" w:space="0" w:color="000000"/>
              <w:right w:val="single" w:sz="5" w:space="0" w:color="000000"/>
            </w:tcBorders>
          </w:tcPr>
          <w:p w14:paraId="6C4152E4"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2115E05B" w14:textId="77777777" w:rsidR="00952BD6" w:rsidRPr="005B4599" w:rsidRDefault="00952BD6" w:rsidP="00021244">
            <w:pPr>
              <w:jc w:val="center"/>
              <w:rPr>
                <w:rFonts w:ascii="Palatino Linotype" w:hAnsi="Palatino Linotype"/>
                <w:sz w:val="20"/>
                <w:szCs w:val="20"/>
              </w:rPr>
            </w:pPr>
          </w:p>
        </w:tc>
      </w:tr>
      <w:tr w:rsidR="00952BD6" w:rsidRPr="005B4599" w14:paraId="0B7987AD" w14:textId="77777777" w:rsidTr="00021244">
        <w:trPr>
          <w:trHeight w:hRule="exact" w:val="254"/>
        </w:trPr>
        <w:tc>
          <w:tcPr>
            <w:tcW w:w="583" w:type="dxa"/>
            <w:tcBorders>
              <w:top w:val="single" w:sz="5" w:space="0" w:color="000000"/>
              <w:left w:val="single" w:sz="5" w:space="0" w:color="000000"/>
              <w:bottom w:val="single" w:sz="5" w:space="0" w:color="000000"/>
              <w:right w:val="single" w:sz="5" w:space="0" w:color="000000"/>
            </w:tcBorders>
          </w:tcPr>
          <w:p w14:paraId="1E7926A2"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7</w:t>
            </w:r>
          </w:p>
        </w:tc>
        <w:tc>
          <w:tcPr>
            <w:tcW w:w="6400" w:type="dxa"/>
            <w:tcBorders>
              <w:top w:val="single" w:sz="5" w:space="0" w:color="000000"/>
              <w:left w:val="single" w:sz="5" w:space="0" w:color="000000"/>
              <w:bottom w:val="single" w:sz="5" w:space="0" w:color="000000"/>
              <w:right w:val="single" w:sz="5" w:space="0" w:color="000000"/>
            </w:tcBorders>
          </w:tcPr>
          <w:p w14:paraId="28CBC93A"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S</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lf</w:t>
            </w:r>
            <w:r w:rsidRPr="005B4599">
              <w:rPr>
                <w:rFonts w:ascii="Palatino Linotype" w:hAnsi="Palatino Linotype"/>
                <w:spacing w:val="-4"/>
                <w:position w:val="1"/>
                <w:sz w:val="20"/>
                <w:szCs w:val="20"/>
              </w:rPr>
              <w:t>-</w:t>
            </w:r>
            <w:r w:rsidRPr="005B4599">
              <w:rPr>
                <w:rFonts w:ascii="Palatino Linotype" w:hAnsi="Palatino Linotype"/>
                <w:spacing w:val="3"/>
                <w:position w:val="1"/>
                <w:sz w:val="20"/>
                <w:szCs w:val="20"/>
              </w:rPr>
              <w:t>c</w:t>
            </w:r>
            <w:r w:rsidRPr="005B4599">
              <w:rPr>
                <w:rFonts w:ascii="Palatino Linotype" w:hAnsi="Palatino Linotype"/>
                <w:position w:val="1"/>
                <w:sz w:val="20"/>
                <w:szCs w:val="20"/>
              </w:rPr>
              <w:t>it</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ti</w:t>
            </w:r>
            <w:r w:rsidRPr="005B4599">
              <w:rPr>
                <w:rFonts w:ascii="Palatino Linotype" w:hAnsi="Palatino Linotype"/>
                <w:spacing w:val="1"/>
                <w:position w:val="1"/>
                <w:sz w:val="20"/>
                <w:szCs w:val="20"/>
              </w:rPr>
              <w:t>o</w:t>
            </w:r>
            <w:r w:rsidRPr="005B4599">
              <w:rPr>
                <w:rFonts w:ascii="Palatino Linotype" w:hAnsi="Palatino Linotype"/>
                <w:position w:val="1"/>
                <w:sz w:val="20"/>
                <w:szCs w:val="20"/>
              </w:rPr>
              <w:t>n</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li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is</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ot</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ore</w:t>
            </w:r>
            <w:r w:rsidRPr="005B4599">
              <w:rPr>
                <w:rFonts w:ascii="Palatino Linotype" w:hAnsi="Palatino Linotype"/>
                <w:spacing w:val="-5"/>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an</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2</w:t>
            </w:r>
          </w:p>
        </w:tc>
        <w:tc>
          <w:tcPr>
            <w:tcW w:w="709" w:type="dxa"/>
            <w:tcBorders>
              <w:top w:val="single" w:sz="5" w:space="0" w:color="000000"/>
              <w:left w:val="single" w:sz="5" w:space="0" w:color="000000"/>
              <w:bottom w:val="single" w:sz="5" w:space="0" w:color="000000"/>
              <w:right w:val="single" w:sz="5" w:space="0" w:color="000000"/>
            </w:tcBorders>
          </w:tcPr>
          <w:p w14:paraId="2CF38EA3"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16B3D185" w14:textId="77777777" w:rsidR="00952BD6" w:rsidRPr="005B4599" w:rsidRDefault="00952BD6" w:rsidP="00021244">
            <w:pPr>
              <w:jc w:val="center"/>
              <w:rPr>
                <w:rFonts w:ascii="Palatino Linotype" w:hAnsi="Palatino Linotype"/>
                <w:sz w:val="20"/>
                <w:szCs w:val="20"/>
              </w:rPr>
            </w:pPr>
          </w:p>
        </w:tc>
      </w:tr>
      <w:tr w:rsidR="00952BD6" w:rsidRPr="005B4599" w14:paraId="557AB266" w14:textId="77777777" w:rsidTr="00021244">
        <w:trPr>
          <w:trHeight w:hRule="exact" w:val="499"/>
        </w:trPr>
        <w:tc>
          <w:tcPr>
            <w:tcW w:w="583" w:type="dxa"/>
            <w:tcBorders>
              <w:top w:val="single" w:sz="5" w:space="0" w:color="000000"/>
              <w:left w:val="single" w:sz="5" w:space="0" w:color="000000"/>
              <w:bottom w:val="single" w:sz="5" w:space="0" w:color="000000"/>
              <w:right w:val="single" w:sz="5" w:space="0" w:color="000000"/>
            </w:tcBorders>
          </w:tcPr>
          <w:p w14:paraId="5056BFB4" w14:textId="77777777" w:rsidR="00952BD6" w:rsidRPr="005B4599" w:rsidRDefault="00952BD6" w:rsidP="00021244">
            <w:pPr>
              <w:ind w:left="199" w:right="201"/>
              <w:rPr>
                <w:rFonts w:ascii="Palatino Linotype" w:hAnsi="Palatino Linotype"/>
                <w:sz w:val="20"/>
                <w:szCs w:val="20"/>
              </w:rPr>
            </w:pPr>
            <w:r w:rsidRPr="005B4599">
              <w:rPr>
                <w:rFonts w:ascii="Palatino Linotype" w:hAnsi="Palatino Linotype"/>
                <w:w w:val="99"/>
                <w:position w:val="1"/>
                <w:sz w:val="20"/>
                <w:szCs w:val="20"/>
              </w:rPr>
              <w:t>8</w:t>
            </w:r>
          </w:p>
        </w:tc>
        <w:tc>
          <w:tcPr>
            <w:tcW w:w="6400" w:type="dxa"/>
            <w:tcBorders>
              <w:top w:val="single" w:sz="5" w:space="0" w:color="000000"/>
              <w:left w:val="single" w:sz="5" w:space="0" w:color="000000"/>
              <w:bottom w:val="single" w:sz="5" w:space="0" w:color="000000"/>
              <w:right w:val="single" w:sz="5" w:space="0" w:color="000000"/>
            </w:tcBorders>
          </w:tcPr>
          <w:p w14:paraId="2B053DA6" w14:textId="77777777" w:rsidR="00952BD6" w:rsidRPr="005B4599" w:rsidRDefault="00952BD6" w:rsidP="00021244">
            <w:pPr>
              <w:ind w:left="102"/>
              <w:rPr>
                <w:rFonts w:ascii="Palatino Linotype" w:hAnsi="Palatino Linotype"/>
                <w:position w:val="1"/>
                <w:sz w:val="20"/>
                <w:szCs w:val="20"/>
              </w:rPr>
            </w:pPr>
            <w:r w:rsidRPr="005B4599">
              <w:rPr>
                <w:rFonts w:ascii="Palatino Linotype" w:hAnsi="Palatino Linotype"/>
                <w:position w:val="1"/>
                <w:sz w:val="20"/>
                <w:szCs w:val="20"/>
              </w:rPr>
              <w:t>Wri</w:t>
            </w:r>
            <w:r w:rsidRPr="005B4599">
              <w:rPr>
                <w:rFonts w:ascii="Palatino Linotype" w:hAnsi="Palatino Linotype"/>
                <w:spacing w:val="1"/>
                <w:position w:val="1"/>
                <w:sz w:val="20"/>
                <w:szCs w:val="20"/>
              </w:rPr>
              <w:t>t</w:t>
            </w:r>
            <w:r w:rsidRPr="005B4599">
              <w:rPr>
                <w:rFonts w:ascii="Palatino Linotype" w:hAnsi="Palatino Linotype"/>
                <w:position w:val="1"/>
                <w:sz w:val="20"/>
                <w:szCs w:val="20"/>
              </w:rPr>
              <w:t>e</w:t>
            </w:r>
            <w:r w:rsidRPr="005B4599">
              <w:rPr>
                <w:rFonts w:ascii="Palatino Linotype" w:hAnsi="Palatino Linotype"/>
                <w:spacing w:val="-6"/>
                <w:position w:val="1"/>
                <w:sz w:val="20"/>
                <w:szCs w:val="20"/>
              </w:rPr>
              <w:t xml:space="preserve"> </w:t>
            </w:r>
            <w:r w:rsidRPr="005B4599">
              <w:rPr>
                <w:rFonts w:ascii="Palatino Linotype" w:hAnsi="Palatino Linotype"/>
                <w:spacing w:val="1"/>
                <w:position w:val="1"/>
                <w:sz w:val="20"/>
                <w:szCs w:val="20"/>
              </w:rPr>
              <w:t>a</w:t>
            </w:r>
            <w:r w:rsidRPr="005B4599">
              <w:rPr>
                <w:rFonts w:ascii="Palatino Linotype" w:hAnsi="Palatino Linotype"/>
                <w:position w:val="1"/>
                <w:sz w:val="20"/>
                <w:szCs w:val="20"/>
              </w:rPr>
              <w:t>ll</w:t>
            </w:r>
            <w:r w:rsidRPr="005B4599">
              <w:rPr>
                <w:rFonts w:ascii="Palatino Linotype" w:hAnsi="Palatino Linotype"/>
                <w:spacing w:val="-2"/>
                <w:position w:val="1"/>
                <w:sz w:val="20"/>
                <w:szCs w:val="20"/>
              </w:rPr>
              <w:t xml:space="preserve"> </w:t>
            </w:r>
            <w:r w:rsidRPr="005B4599">
              <w:rPr>
                <w:rFonts w:ascii="Palatino Linotype" w:hAnsi="Palatino Linotype"/>
                <w:spacing w:val="1"/>
                <w:position w:val="1"/>
                <w:sz w:val="20"/>
                <w:szCs w:val="20"/>
              </w:rPr>
              <w:t>au</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ors</w:t>
            </w:r>
            <w:r w:rsidRPr="005B4599">
              <w:rPr>
                <w:rFonts w:ascii="Palatino Linotype" w:hAnsi="Palatino Linotype"/>
                <w:spacing w:val="-7"/>
                <w:position w:val="1"/>
                <w:sz w:val="20"/>
                <w:szCs w:val="20"/>
              </w:rPr>
              <w:t xml:space="preserve"> </w:t>
            </w:r>
            <w:r w:rsidRPr="005B4599">
              <w:rPr>
                <w:rFonts w:ascii="Palatino Linotype" w:hAnsi="Palatino Linotype"/>
                <w:position w:val="1"/>
                <w:sz w:val="20"/>
                <w:szCs w:val="20"/>
              </w:rPr>
              <w:t>in</w:t>
            </w:r>
            <w:r w:rsidRPr="005B4599">
              <w:rPr>
                <w:rFonts w:ascii="Palatino Linotype" w:hAnsi="Palatino Linotype"/>
                <w:spacing w:val="-1"/>
                <w:position w:val="1"/>
                <w:sz w:val="20"/>
                <w:szCs w:val="20"/>
              </w:rPr>
              <w:t xml:space="preserve"> </w:t>
            </w:r>
            <w:r w:rsidRPr="005B4599">
              <w:rPr>
                <w:rFonts w:ascii="Palatino Linotype" w:hAnsi="Palatino Linotype"/>
                <w:spacing w:val="1"/>
                <w:position w:val="1"/>
                <w:sz w:val="20"/>
                <w:szCs w:val="20"/>
              </w:rPr>
              <w:t>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r</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f</w:t>
            </w:r>
            <w:r w:rsidRPr="005B4599">
              <w:rPr>
                <w:rFonts w:ascii="Palatino Linotype" w:hAnsi="Palatino Linotype"/>
                <w:spacing w:val="-1"/>
                <w:position w:val="1"/>
                <w:sz w:val="20"/>
                <w:szCs w:val="20"/>
              </w:rPr>
              <w:t>e</w:t>
            </w:r>
            <w:r w:rsidRPr="005B4599">
              <w:rPr>
                <w:rFonts w:ascii="Palatino Linotype" w:hAnsi="Palatino Linotype"/>
                <w:position w:val="1"/>
                <w:sz w:val="20"/>
                <w:szCs w:val="20"/>
              </w:rPr>
              <w:t>r</w:t>
            </w:r>
            <w:r w:rsidRPr="005B4599">
              <w:rPr>
                <w:rFonts w:ascii="Palatino Linotype" w:hAnsi="Palatino Linotype"/>
                <w:spacing w:val="2"/>
                <w:position w:val="1"/>
                <w:sz w:val="20"/>
                <w:szCs w:val="20"/>
              </w:rPr>
              <w:t>e</w:t>
            </w:r>
            <w:r w:rsidRPr="005B4599">
              <w:rPr>
                <w:rFonts w:ascii="Palatino Linotype" w:hAnsi="Palatino Linotype"/>
                <w:spacing w:val="1"/>
                <w:position w:val="1"/>
                <w:sz w:val="20"/>
                <w:szCs w:val="20"/>
              </w:rPr>
              <w:t>n</w:t>
            </w:r>
            <w:r w:rsidRPr="005B4599">
              <w:rPr>
                <w:rFonts w:ascii="Palatino Linotype" w:hAnsi="Palatino Linotype"/>
                <w:position w:val="1"/>
                <w:sz w:val="20"/>
                <w:szCs w:val="20"/>
              </w:rPr>
              <w:t>ce</w:t>
            </w:r>
            <w:r w:rsidRPr="005B4599">
              <w:rPr>
                <w:rFonts w:ascii="Palatino Linotype" w:hAnsi="Palatino Linotype"/>
                <w:spacing w:val="-9"/>
                <w:position w:val="1"/>
                <w:sz w:val="20"/>
                <w:szCs w:val="20"/>
              </w:rPr>
              <w:t xml:space="preserve"> </w:t>
            </w:r>
            <w:r w:rsidRPr="005B4599">
              <w:rPr>
                <w:rFonts w:ascii="Palatino Linotype" w:hAnsi="Palatino Linotype"/>
                <w:position w:val="1"/>
                <w:sz w:val="20"/>
                <w:szCs w:val="20"/>
              </w:rPr>
              <w:t>li</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 xml:space="preserve"> </w:t>
            </w:r>
            <w:r w:rsidRPr="005B4599">
              <w:rPr>
                <w:rFonts w:ascii="Palatino Linotype" w:hAnsi="Palatino Linotype"/>
                <w:spacing w:val="1"/>
                <w:position w:val="1"/>
                <w:sz w:val="20"/>
                <w:szCs w:val="20"/>
              </w:rPr>
              <w:t>un</w:t>
            </w:r>
            <w:r w:rsidRPr="005B4599">
              <w:rPr>
                <w:rFonts w:ascii="Palatino Linotype" w:hAnsi="Palatino Linotype"/>
                <w:position w:val="1"/>
                <w:sz w:val="20"/>
                <w:szCs w:val="20"/>
              </w:rPr>
              <w:t>l</w:t>
            </w:r>
            <w:r w:rsidRPr="005B4599">
              <w:rPr>
                <w:rFonts w:ascii="Palatino Linotype" w:hAnsi="Palatino Linotype"/>
                <w:spacing w:val="1"/>
                <w:position w:val="1"/>
                <w:sz w:val="20"/>
                <w:szCs w:val="20"/>
              </w:rPr>
              <w:t>e</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s</w:t>
            </w:r>
            <w:r w:rsidRPr="005B4599">
              <w:rPr>
                <w:rFonts w:ascii="Palatino Linotype" w:hAnsi="Palatino Linotype"/>
                <w:spacing w:val="-1"/>
                <w:position w:val="1"/>
                <w:sz w:val="20"/>
                <w:szCs w:val="20"/>
              </w:rPr>
              <w:t xml:space="preserve"> </w:t>
            </w:r>
            <w:r w:rsidRPr="005B4599">
              <w:rPr>
                <w:rFonts w:ascii="Palatino Linotype" w:hAnsi="Palatino Linotype"/>
                <w:position w:val="1"/>
                <w:sz w:val="20"/>
                <w:szCs w:val="20"/>
              </w:rPr>
              <w:t>a</w:t>
            </w:r>
            <w:r w:rsidRPr="005B4599">
              <w:rPr>
                <w:rFonts w:ascii="Palatino Linotype" w:hAnsi="Palatino Linotype"/>
                <w:spacing w:val="1"/>
                <w:position w:val="1"/>
                <w:sz w:val="20"/>
                <w:szCs w:val="20"/>
              </w:rPr>
              <w:t>u</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ors</w:t>
            </w:r>
            <w:r w:rsidRPr="005B4599">
              <w:rPr>
                <w:rFonts w:ascii="Palatino Linotype" w:hAnsi="Palatino Linotype"/>
                <w:spacing w:val="-4"/>
                <w:position w:val="1"/>
                <w:sz w:val="20"/>
                <w:szCs w:val="20"/>
              </w:rPr>
              <w:t xml:space="preserve"> </w:t>
            </w:r>
            <w:r w:rsidRPr="005B4599">
              <w:rPr>
                <w:rFonts w:ascii="Palatino Linotype" w:hAnsi="Palatino Linotype"/>
                <w:spacing w:val="-1"/>
                <w:position w:val="1"/>
                <w:sz w:val="20"/>
                <w:szCs w:val="20"/>
              </w:rPr>
              <w:t>m</w:t>
            </w:r>
            <w:r w:rsidRPr="005B4599">
              <w:rPr>
                <w:rFonts w:ascii="Palatino Linotype" w:hAnsi="Palatino Linotype"/>
                <w:position w:val="1"/>
                <w:sz w:val="20"/>
                <w:szCs w:val="20"/>
              </w:rPr>
              <w:t>ore</w:t>
            </w:r>
            <w:r w:rsidRPr="005B4599">
              <w:rPr>
                <w:rFonts w:ascii="Palatino Linotype" w:hAnsi="Palatino Linotype"/>
                <w:spacing w:val="-5"/>
                <w:position w:val="1"/>
                <w:sz w:val="20"/>
                <w:szCs w:val="20"/>
              </w:rPr>
              <w:t xml:space="preserve"> </w:t>
            </w:r>
            <w:r w:rsidRPr="005B4599">
              <w:rPr>
                <w:rFonts w:ascii="Palatino Linotype" w:hAnsi="Palatino Linotype"/>
                <w:spacing w:val="3"/>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an</w:t>
            </w:r>
            <w:r w:rsidRPr="005B4599">
              <w:rPr>
                <w:rFonts w:ascii="Palatino Linotype" w:hAnsi="Palatino Linotype"/>
                <w:spacing w:val="-3"/>
                <w:position w:val="1"/>
                <w:sz w:val="20"/>
                <w:szCs w:val="20"/>
              </w:rPr>
              <w:t xml:space="preserve"> </w:t>
            </w:r>
            <w:r w:rsidRPr="005B4599">
              <w:rPr>
                <w:rFonts w:ascii="Palatino Linotype" w:hAnsi="Palatino Linotype"/>
                <w:position w:val="1"/>
                <w:sz w:val="20"/>
                <w:szCs w:val="20"/>
              </w:rPr>
              <w:t>7</w:t>
            </w:r>
          </w:p>
          <w:p w14:paraId="031ADA4E" w14:textId="77777777" w:rsidR="00952BD6" w:rsidRPr="005B4599" w:rsidRDefault="00952BD6" w:rsidP="00021244">
            <w:pPr>
              <w:ind w:left="102"/>
              <w:rPr>
                <w:rFonts w:ascii="Palatino Linotype" w:hAnsi="Palatino Linotype"/>
                <w:sz w:val="20"/>
                <w:szCs w:val="20"/>
              </w:rPr>
            </w:pPr>
            <w:r w:rsidRPr="005B4599">
              <w:rPr>
                <w:rFonts w:ascii="Palatino Linotype" w:hAnsi="Palatino Linotype"/>
                <w:position w:val="1"/>
                <w:sz w:val="20"/>
                <w:szCs w:val="20"/>
              </w:rPr>
              <w:t>(</w:t>
            </w:r>
            <w:r w:rsidRPr="005B4599">
              <w:rPr>
                <w:rFonts w:ascii="Palatino Linotype" w:hAnsi="Palatino Linotype"/>
                <w:spacing w:val="-1"/>
                <w:position w:val="1"/>
                <w:sz w:val="20"/>
                <w:szCs w:val="20"/>
              </w:rPr>
              <w:t>Write</w:t>
            </w:r>
            <w:r w:rsidRPr="005B4599">
              <w:rPr>
                <w:rFonts w:ascii="Palatino Linotype" w:hAnsi="Palatino Linotype"/>
                <w:spacing w:val="-5"/>
                <w:position w:val="1"/>
                <w:sz w:val="20"/>
                <w:szCs w:val="20"/>
              </w:rPr>
              <w:t xml:space="preserve"> </w:t>
            </w:r>
            <w:r w:rsidRPr="005B4599">
              <w:rPr>
                <w:rFonts w:ascii="Palatino Linotype" w:hAnsi="Palatino Linotype"/>
                <w:position w:val="1"/>
                <w:sz w:val="20"/>
                <w:szCs w:val="20"/>
              </w:rPr>
              <w:t>t</w:t>
            </w:r>
            <w:r w:rsidRPr="005B4599">
              <w:rPr>
                <w:rFonts w:ascii="Palatino Linotype" w:hAnsi="Palatino Linotype"/>
                <w:spacing w:val="1"/>
                <w:position w:val="1"/>
                <w:sz w:val="20"/>
                <w:szCs w:val="20"/>
              </w:rPr>
              <w:t>h</w:t>
            </w:r>
            <w:r w:rsidRPr="005B4599">
              <w:rPr>
                <w:rFonts w:ascii="Palatino Linotype" w:hAnsi="Palatino Linotype"/>
                <w:position w:val="1"/>
                <w:sz w:val="20"/>
                <w:szCs w:val="20"/>
              </w:rPr>
              <w:t>e</w:t>
            </w:r>
            <w:r w:rsidRPr="005B4599">
              <w:rPr>
                <w:rFonts w:ascii="Palatino Linotype" w:hAnsi="Palatino Linotype"/>
                <w:spacing w:val="-4"/>
                <w:position w:val="1"/>
                <w:sz w:val="20"/>
                <w:szCs w:val="20"/>
              </w:rPr>
              <w:t xml:space="preserve"> </w:t>
            </w:r>
            <w:r w:rsidRPr="005B4599">
              <w:rPr>
                <w:rFonts w:ascii="Palatino Linotype" w:hAnsi="Palatino Linotype"/>
                <w:position w:val="1"/>
                <w:sz w:val="20"/>
                <w:szCs w:val="20"/>
              </w:rPr>
              <w:t>fi</w:t>
            </w:r>
            <w:r w:rsidRPr="005B4599">
              <w:rPr>
                <w:rFonts w:ascii="Palatino Linotype" w:hAnsi="Palatino Linotype"/>
                <w:spacing w:val="2"/>
                <w:position w:val="1"/>
                <w:sz w:val="20"/>
                <w:szCs w:val="20"/>
              </w:rPr>
              <w:t>r</w:t>
            </w:r>
            <w:r w:rsidRPr="005B4599">
              <w:rPr>
                <w:rFonts w:ascii="Palatino Linotype" w:hAnsi="Palatino Linotype"/>
                <w:spacing w:val="-1"/>
                <w:position w:val="1"/>
                <w:sz w:val="20"/>
                <w:szCs w:val="20"/>
              </w:rPr>
              <w:t>s</w:t>
            </w:r>
            <w:r w:rsidRPr="005B4599">
              <w:rPr>
                <w:rFonts w:ascii="Palatino Linotype" w:hAnsi="Palatino Linotype"/>
                <w:position w:val="1"/>
                <w:sz w:val="20"/>
                <w:szCs w:val="20"/>
              </w:rPr>
              <w:t>t</w:t>
            </w:r>
            <w:r w:rsidRPr="005B4599">
              <w:rPr>
                <w:rFonts w:ascii="Palatino Linotype" w:hAnsi="Palatino Linotype"/>
                <w:spacing w:val="-2"/>
                <w:position w:val="1"/>
                <w:sz w:val="20"/>
                <w:szCs w:val="20"/>
              </w:rPr>
              <w:t xml:space="preserve"> </w:t>
            </w:r>
            <w:r w:rsidRPr="005B4599">
              <w:rPr>
                <w:rFonts w:ascii="Palatino Linotype" w:hAnsi="Palatino Linotype"/>
                <w:position w:val="1"/>
                <w:sz w:val="20"/>
                <w:szCs w:val="20"/>
              </w:rPr>
              <w:t xml:space="preserve">6, </w:t>
            </w:r>
            <w:r w:rsidRPr="005B4599">
              <w:rPr>
                <w:rFonts w:ascii="Palatino Linotype" w:hAnsi="Palatino Linotype"/>
                <w:sz w:val="20"/>
                <w:szCs w:val="20"/>
              </w:rPr>
              <w:t>t</w:t>
            </w:r>
            <w:r w:rsidRPr="005B4599">
              <w:rPr>
                <w:rFonts w:ascii="Palatino Linotype" w:hAnsi="Palatino Linotype"/>
                <w:spacing w:val="1"/>
                <w:sz w:val="20"/>
                <w:szCs w:val="20"/>
              </w:rPr>
              <w:t>h</w:t>
            </w:r>
            <w:r w:rsidRPr="005B4599">
              <w:rPr>
                <w:rFonts w:ascii="Palatino Linotype" w:hAnsi="Palatino Linotype"/>
                <w:spacing w:val="-1"/>
                <w:sz w:val="20"/>
                <w:szCs w:val="20"/>
              </w:rPr>
              <w:t>e</w:t>
            </w:r>
            <w:r w:rsidRPr="005B4599">
              <w:rPr>
                <w:rFonts w:ascii="Palatino Linotype" w:hAnsi="Palatino Linotype"/>
                <w:sz w:val="20"/>
                <w:szCs w:val="20"/>
              </w:rPr>
              <w:t>n</w:t>
            </w:r>
            <w:r w:rsidRPr="005B4599">
              <w:rPr>
                <w:rFonts w:ascii="Palatino Linotype" w:hAnsi="Palatino Linotype"/>
                <w:spacing w:val="-3"/>
                <w:sz w:val="20"/>
                <w:szCs w:val="20"/>
              </w:rPr>
              <w:t xml:space="preserve"> </w:t>
            </w:r>
            <w:r w:rsidRPr="005B4599">
              <w:rPr>
                <w:rFonts w:ascii="Palatino Linotype" w:hAnsi="Palatino Linotype"/>
                <w:sz w:val="20"/>
                <w:szCs w:val="20"/>
              </w:rPr>
              <w:t>et</w:t>
            </w:r>
            <w:r w:rsidRPr="005B4599">
              <w:rPr>
                <w:rFonts w:ascii="Palatino Linotype" w:hAnsi="Palatino Linotype"/>
                <w:spacing w:val="-1"/>
                <w:sz w:val="20"/>
                <w:szCs w:val="20"/>
              </w:rPr>
              <w:t xml:space="preserve"> </w:t>
            </w:r>
            <w:r w:rsidRPr="005B4599">
              <w:rPr>
                <w:rFonts w:ascii="Palatino Linotype" w:hAnsi="Palatino Linotype"/>
                <w:sz w:val="20"/>
                <w:szCs w:val="20"/>
              </w:rPr>
              <w:t>al.)</w:t>
            </w:r>
          </w:p>
        </w:tc>
        <w:tc>
          <w:tcPr>
            <w:tcW w:w="709" w:type="dxa"/>
            <w:tcBorders>
              <w:top w:val="single" w:sz="5" w:space="0" w:color="000000"/>
              <w:left w:val="single" w:sz="5" w:space="0" w:color="000000"/>
              <w:bottom w:val="single" w:sz="5" w:space="0" w:color="000000"/>
              <w:right w:val="single" w:sz="5" w:space="0" w:color="000000"/>
            </w:tcBorders>
          </w:tcPr>
          <w:p w14:paraId="3835A360" w14:textId="77777777" w:rsidR="00952BD6" w:rsidRPr="005B4599" w:rsidRDefault="00952BD6" w:rsidP="00021244">
            <w:pPr>
              <w:jc w:val="center"/>
              <w:rPr>
                <w:rFonts w:ascii="Palatino Linotype" w:hAnsi="Palatino Linotype"/>
                <w:sz w:val="20"/>
                <w:szCs w:val="20"/>
              </w:rPr>
            </w:pPr>
          </w:p>
        </w:tc>
        <w:tc>
          <w:tcPr>
            <w:tcW w:w="708" w:type="dxa"/>
            <w:tcBorders>
              <w:top w:val="single" w:sz="5" w:space="0" w:color="000000"/>
              <w:left w:val="single" w:sz="5" w:space="0" w:color="000000"/>
              <w:bottom w:val="single" w:sz="5" w:space="0" w:color="000000"/>
              <w:right w:val="single" w:sz="5" w:space="0" w:color="000000"/>
            </w:tcBorders>
          </w:tcPr>
          <w:p w14:paraId="7CC966D3" w14:textId="77777777" w:rsidR="00952BD6" w:rsidRPr="005B4599" w:rsidRDefault="00952BD6" w:rsidP="00021244">
            <w:pPr>
              <w:jc w:val="center"/>
              <w:rPr>
                <w:rFonts w:ascii="Palatino Linotype" w:hAnsi="Palatino Linotype"/>
                <w:sz w:val="20"/>
                <w:szCs w:val="20"/>
              </w:rPr>
            </w:pPr>
          </w:p>
        </w:tc>
      </w:tr>
    </w:tbl>
    <w:p w14:paraId="5F1AD5BC" w14:textId="77777777" w:rsidR="00952BD6" w:rsidRPr="00940E53" w:rsidRDefault="00952BD6" w:rsidP="00952BD6">
      <w:pPr>
        <w:pStyle w:val="DAFTARPUSTAKA"/>
        <w:ind w:left="0" w:firstLine="0"/>
      </w:pPr>
    </w:p>
    <w:p w14:paraId="15B57D6A" w14:textId="55DB4509" w:rsidR="001E1468" w:rsidRDefault="001E1468"/>
    <w:sectPr w:rsidR="001E1468" w:rsidSect="00952BD6">
      <w:headerReference w:type="default" r:id="rId24"/>
      <w:footerReference w:type="default" r:id="rId25"/>
      <w:pgSz w:w="11906" w:h="16838" w:code="9"/>
      <w:pgMar w:top="1418" w:right="1418"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31D34" w14:textId="77777777" w:rsidR="00807E48" w:rsidRDefault="00807E48" w:rsidP="00E7749A">
      <w:pPr>
        <w:spacing w:after="0" w:line="240" w:lineRule="auto"/>
      </w:pPr>
      <w:r>
        <w:separator/>
      </w:r>
    </w:p>
  </w:endnote>
  <w:endnote w:type="continuationSeparator" w:id="0">
    <w:p w14:paraId="386F34BF" w14:textId="77777777" w:rsidR="00807E48" w:rsidRDefault="00807E48" w:rsidP="00E7749A">
      <w:pPr>
        <w:spacing w:after="0" w:line="240" w:lineRule="auto"/>
      </w:pPr>
      <w:r>
        <w:continuationSeparator/>
      </w:r>
    </w:p>
  </w:endnote>
  <w:endnote w:type="continuationNotice" w:id="1">
    <w:p w14:paraId="528331C3" w14:textId="77777777" w:rsidR="00807E48" w:rsidRDefault="00807E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ans">
    <w:charset w:val="00"/>
    <w:family w:val="swiss"/>
    <w:pitch w:val="variable"/>
    <w:sig w:usb0="E0000AFF" w:usb1="500078FF" w:usb2="00000021" w:usb3="00000000" w:csb0="000001BF" w:csb1="00000000"/>
  </w:font>
  <w:font w:name="Droid Sans Fallback">
    <w:charset w:val="01"/>
    <w:family w:val="auto"/>
    <w:pitch w:val="variable"/>
  </w:font>
  <w:font w:name="FreeSans">
    <w:altName w:val="Times New Roman"/>
    <w:charset w:val="01"/>
    <w:family w:val="auto"/>
    <w:pitch w:val="variable"/>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noProof/>
        <w:sz w:val="20"/>
        <w:szCs w:val="20"/>
      </w:rPr>
      <w:id w:val="-1577132761"/>
      <w:docPartObj>
        <w:docPartGallery w:val="Page Numbers (Bottom of Page)"/>
        <w:docPartUnique/>
      </w:docPartObj>
    </w:sdtPr>
    <w:sdtContent>
      <w:p w14:paraId="5E5CF969" w14:textId="77777777" w:rsidR="00BB68D1" w:rsidRPr="009073C0" w:rsidRDefault="00BB68D1" w:rsidP="008055F0">
        <w:pPr>
          <w:pStyle w:val="Footer"/>
          <w:pBdr>
            <w:top w:val="single" w:sz="4" w:space="1" w:color="auto"/>
          </w:pBdr>
          <w:tabs>
            <w:tab w:val="left" w:pos="210"/>
            <w:tab w:val="right" w:pos="9071"/>
          </w:tabs>
          <w:rPr>
            <w:rFonts w:ascii="Times New Roman" w:hAnsi="Times New Roman"/>
            <w:sz w:val="20"/>
            <w:szCs w:val="20"/>
          </w:rPr>
        </w:pPr>
        <w:r w:rsidRPr="009073C0">
          <w:rPr>
            <w:rFonts w:asciiTheme="majorHAnsi" w:eastAsiaTheme="majorEastAsia" w:hAnsiTheme="majorHAnsi" w:cstheme="majorBidi"/>
            <w:noProof/>
            <w:sz w:val="28"/>
            <w:szCs w:val="28"/>
          </w:rPr>
          <mc:AlternateContent>
            <mc:Choice Requires="wps">
              <w:drawing>
                <wp:anchor distT="0" distB="0" distL="114300" distR="114300" simplePos="0" relativeHeight="251656704" behindDoc="0" locked="0" layoutInCell="1" allowOverlap="1" wp14:anchorId="3408BCE9" wp14:editId="4E44058B">
                  <wp:simplePos x="0" y="0"/>
                  <wp:positionH relativeFrom="margin">
                    <wp:posOffset>2564765</wp:posOffset>
                  </wp:positionH>
                  <wp:positionV relativeFrom="bottomMargin">
                    <wp:posOffset>167640</wp:posOffset>
                  </wp:positionV>
                  <wp:extent cx="512445" cy="381000"/>
                  <wp:effectExtent l="0" t="0" r="0" b="0"/>
                  <wp:wrapNone/>
                  <wp:docPr id="495750564" name="Flowchart: Alternate Proces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381000"/>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402B36E" w14:textId="77777777" w:rsidR="00BB68D1" w:rsidRPr="00FD503B" w:rsidRDefault="00BB68D1">
                              <w:pPr>
                                <w:pStyle w:val="Footer"/>
                                <w:pBdr>
                                  <w:top w:val="single" w:sz="12" w:space="1" w:color="A5A5A5" w:themeColor="accent3"/>
                                  <w:bottom w:val="single" w:sz="48" w:space="1" w:color="A5A5A5" w:themeColor="accent3"/>
                                </w:pBdr>
                                <w:jc w:val="center"/>
                                <w:rPr>
                                  <w:sz w:val="24"/>
                                  <w:szCs w:val="24"/>
                                </w:rPr>
                              </w:pPr>
                              <w:r w:rsidRPr="00FD503B">
                                <w:rPr>
                                  <w:sz w:val="24"/>
                                  <w:szCs w:val="24"/>
                                </w:rPr>
                                <w:fldChar w:fldCharType="begin"/>
                              </w:r>
                              <w:r w:rsidRPr="00FD503B">
                                <w:rPr>
                                  <w:sz w:val="24"/>
                                  <w:szCs w:val="24"/>
                                </w:rPr>
                                <w:instrText xml:space="preserve"> PAGE    \* MERGEFORMAT </w:instrText>
                              </w:r>
                              <w:r w:rsidRPr="00FD503B">
                                <w:rPr>
                                  <w:sz w:val="24"/>
                                  <w:szCs w:val="24"/>
                                </w:rPr>
                                <w:fldChar w:fldCharType="separate"/>
                              </w:r>
                              <w:r w:rsidRPr="00FD503B">
                                <w:rPr>
                                  <w:noProof/>
                                  <w:sz w:val="24"/>
                                  <w:szCs w:val="24"/>
                                </w:rPr>
                                <w:t>2</w:t>
                              </w:r>
                              <w:r w:rsidRPr="00FD503B">
                                <w:rPr>
                                  <w:noProof/>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8BCE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6" type="#_x0000_t176" style="position:absolute;margin-left:201.95pt;margin-top:13.2pt;width:40.35pt;height:30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" filled="f" fillcolor="#5c83b4" stroked="f" strokecolor="#737373">
                  <v:textbox>
                    <w:txbxContent>
                      <w:p w14:paraId="4402B36E" w14:textId="77777777" w:rsidR="00BB68D1" w:rsidRPr="00FD503B" w:rsidRDefault="00BB68D1">
                        <w:pPr>
                          <w:pStyle w:val="Footer"/>
                          <w:pBdr>
                            <w:top w:val="single" w:sz="12" w:space="1" w:color="A5A5A5" w:themeColor="accent3"/>
                            <w:bottom w:val="single" w:sz="48" w:space="1" w:color="A5A5A5" w:themeColor="accent3"/>
                          </w:pBdr>
                          <w:jc w:val="center"/>
                          <w:rPr>
                            <w:sz w:val="24"/>
                            <w:szCs w:val="24"/>
                          </w:rPr>
                        </w:pPr>
                        <w:r w:rsidRPr="00FD503B">
                          <w:rPr>
                            <w:sz w:val="24"/>
                            <w:szCs w:val="24"/>
                          </w:rPr>
                          <w:fldChar w:fldCharType="begin"/>
                        </w:r>
                        <w:r w:rsidRPr="00FD503B">
                          <w:rPr>
                            <w:sz w:val="24"/>
                            <w:szCs w:val="24"/>
                          </w:rPr>
                          <w:instrText xml:space="preserve"> PAGE    \* MERGEFORMAT </w:instrText>
                        </w:r>
                        <w:r w:rsidRPr="00FD503B">
                          <w:rPr>
                            <w:sz w:val="24"/>
                            <w:szCs w:val="24"/>
                          </w:rPr>
                          <w:fldChar w:fldCharType="separate"/>
                        </w:r>
                        <w:r w:rsidRPr="00FD503B">
                          <w:rPr>
                            <w:noProof/>
                            <w:sz w:val="24"/>
                            <w:szCs w:val="24"/>
                          </w:rPr>
                          <w:t>2</w:t>
                        </w:r>
                        <w:r w:rsidRPr="00FD503B">
                          <w:rPr>
                            <w:noProof/>
                            <w:sz w:val="24"/>
                            <w:szCs w:val="2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7A323" w14:textId="77777777" w:rsidR="00807E48" w:rsidRDefault="00807E48" w:rsidP="00E7749A">
      <w:pPr>
        <w:spacing w:after="0" w:line="240" w:lineRule="auto"/>
      </w:pPr>
      <w:r>
        <w:separator/>
      </w:r>
    </w:p>
  </w:footnote>
  <w:footnote w:type="continuationSeparator" w:id="0">
    <w:p w14:paraId="451E32E9" w14:textId="77777777" w:rsidR="00807E48" w:rsidRDefault="00807E48" w:rsidP="00E7749A">
      <w:pPr>
        <w:spacing w:after="0" w:line="240" w:lineRule="auto"/>
      </w:pPr>
      <w:r>
        <w:continuationSeparator/>
      </w:r>
    </w:p>
  </w:footnote>
  <w:footnote w:type="continuationNotice" w:id="1">
    <w:p w14:paraId="6FCF211D" w14:textId="77777777" w:rsidR="00807E48" w:rsidRDefault="00807E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607CA" w14:textId="77777777" w:rsidR="00BB68D1" w:rsidRPr="00FD503B" w:rsidRDefault="00BB68D1" w:rsidP="00883AE4">
    <w:pPr>
      <w:pStyle w:val="Header"/>
      <w:tabs>
        <w:tab w:val="clear" w:pos="4680"/>
        <w:tab w:val="center" w:pos="4395"/>
      </w:tabs>
      <w:rPr>
        <w:rFonts w:ascii="Times New Roman" w:hAnsi="Times New Roman"/>
        <w:sz w:val="20"/>
        <w:szCs w:val="20"/>
      </w:rPr>
    </w:pPr>
    <w:r>
      <w:rPr>
        <w:rFonts w:ascii="Times New Roman" w:hAnsi="Times New Roman"/>
        <w:b/>
        <w:bCs/>
        <w:sz w:val="20"/>
        <w:szCs w:val="20"/>
        <w:lang w:val="en-ID" w:eastAsia="en-ID"/>
      </w:rPr>
      <w:t>Data Mining Template</w:t>
    </w:r>
    <w:r w:rsidRPr="00FD503B">
      <w:rPr>
        <w:rFonts w:ascii="Times New Roman" w:hAnsi="Times New Roman"/>
        <w:b/>
        <w:sz w:val="20"/>
        <w:szCs w:val="20"/>
      </w:rPr>
      <w:tab/>
    </w:r>
    <w:r w:rsidRPr="00FD503B">
      <w:rPr>
        <w:rFonts w:ascii="Times New Roman" w:hAnsi="Times New Roman"/>
        <w:b/>
        <w:sz w:val="20"/>
        <w:szCs w:val="20"/>
      </w:rPr>
      <w:tab/>
    </w:r>
    <w:r w:rsidRPr="00FD503B">
      <w:rPr>
        <w:rFonts w:ascii="Times New Roman" w:hAnsi="Times New Roman"/>
        <w:sz w:val="20"/>
        <w:szCs w:val="20"/>
      </w:rPr>
      <w:t xml:space="preserve"> </w:t>
    </w:r>
  </w:p>
  <w:p w14:paraId="1695ACB3" w14:textId="77777777" w:rsidR="00BB68D1" w:rsidRDefault="00BB68D1" w:rsidP="00B67E1F">
    <w:pPr>
      <w:pStyle w:val="Header"/>
      <w:pBdr>
        <w:bottom w:val="single" w:sz="4" w:space="1" w:color="auto"/>
      </w:pBdr>
      <w:rPr>
        <w:rFonts w:ascii="Times New Roman" w:hAnsi="Times New Roman"/>
        <w:sz w:val="20"/>
        <w:szCs w:val="20"/>
      </w:rPr>
    </w:pPr>
    <w:r>
      <w:rPr>
        <w:rFonts w:ascii="Times New Roman" w:hAnsi="Times New Roman"/>
        <w:sz w:val="20"/>
        <w:szCs w:val="20"/>
      </w:rPr>
      <w:t xml:space="preserve">Informatics, Universitas Jenderal Soedirman </w:t>
    </w:r>
  </w:p>
  <w:p w14:paraId="070EFA1D" w14:textId="77777777" w:rsidR="00BB68D1" w:rsidRPr="00FD503B" w:rsidRDefault="00BB68D1" w:rsidP="008055F0">
    <w:pPr>
      <w:pStyle w:val="Header"/>
      <w:pBdr>
        <w:bottom w:val="single" w:sz="4" w:space="1" w:color="auto"/>
      </w:pBdr>
      <w:spacing w:line="360" w:lineRule="auto"/>
      <w:rPr>
        <w:rFonts w:ascii="Times New Roman" w:hAnsi="Times New Roman"/>
        <w:sz w:val="20"/>
        <w:szCs w:val="20"/>
      </w:rPr>
    </w:pPr>
    <w:r>
      <w:rPr>
        <w:rFonts w:ascii="Times New Roman" w:hAnsi="Times New Roman"/>
        <w:sz w:val="20"/>
        <w:szCs w:val="20"/>
      </w:rPr>
      <w:t xml:space="preserve">June </w:t>
    </w:r>
    <w:r w:rsidRPr="00FD503B">
      <w:rPr>
        <w:rFonts w:ascii="Times New Roman" w:hAnsi="Times New Roman"/>
        <w:sz w:val="20"/>
        <w:szCs w:val="20"/>
        <w:lang w:val="id-ID"/>
      </w:rPr>
      <w:t>202</w:t>
    </w:r>
    <w:r w:rsidRPr="00FD503B">
      <w:rPr>
        <w:rFonts w:ascii="Times New Roman" w:hAnsi="Times New Roman"/>
        <w:sz w:val="20"/>
        <w:szCs w:val="20"/>
      </w:rPr>
      <w:t>4</w:t>
    </w:r>
  </w:p>
  <w:p w14:paraId="649DEF05" w14:textId="77777777" w:rsidR="00BB68D1" w:rsidRPr="00CB6AEE" w:rsidRDefault="00BB68D1" w:rsidP="00CB6AEE">
    <w:pPr>
      <w:pStyle w:val="Header"/>
      <w:tabs>
        <w:tab w:val="clear" w:pos="4680"/>
        <w:tab w:val="clear" w:pos="9360"/>
        <w:tab w:val="right" w:pos="8787"/>
      </w:tabs>
      <w:jc w:val="right"/>
      <w:rPr>
        <w:sz w:val="20"/>
      </w:rPr>
    </w:pPr>
    <w:r>
      <w:rPr>
        <w:rFonts w:ascii="TimesNewRoman,Bold" w:hAnsi="TimesNewRoman,Bold" w:cs="TimesNewRoman,Bold"/>
        <w:b/>
        <w:bCs/>
        <w:color w:val="006666"/>
        <w:szCs w:val="24"/>
        <w:lang w:val="en-ID" w:eastAsia="en-ID"/>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outline w:val="0"/>
        <w:shadow w:val="0"/>
        <w:vanish w:val="0"/>
        <w:color w:val="auto"/>
        <w:position w:val="0"/>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b w:val="0"/>
        <w:bCs w:val="0"/>
        <w:i/>
        <w:iCs/>
        <w:caps w:val="0"/>
        <w:smallCaps w:val="0"/>
        <w:strike w:val="0"/>
        <w:dstrike w:val="0"/>
        <w:outline w:val="0"/>
        <w:shadow w:val="0"/>
        <w:vanish w:val="0"/>
        <w:color w:val="auto"/>
        <w:position w:val="0"/>
        <w:sz w:val="20"/>
        <w:szCs w:val="20"/>
        <w:vertAlign w:val="baseline"/>
      </w:rPr>
    </w:lvl>
    <w:lvl w:ilvl="2">
      <w:start w:val="1"/>
      <w:numFmt w:val="decimal"/>
      <w:lvlText w:val="%3)"/>
      <w:lvlJc w:val="left"/>
      <w:pPr>
        <w:tabs>
          <w:tab w:val="num" w:pos="540"/>
        </w:tabs>
        <w:ind w:left="0" w:firstLine="180"/>
      </w:pPr>
      <w:rPr>
        <w:rFonts w:ascii="Times New Roman" w:hAnsi="Times New Roman" w:cs="Times New Roman"/>
        <w:b w:val="0"/>
        <w:bCs w:val="0"/>
        <w:i/>
        <w:iCs/>
        <w:caps w:val="0"/>
        <w:smallCaps w:val="0"/>
        <w:strike w:val="0"/>
        <w:dstrike w:val="0"/>
        <w:outline w:val="0"/>
        <w:shadow w:val="0"/>
        <w:vanish w:val="0"/>
        <w:color w:val="auto"/>
        <w:position w:val="0"/>
        <w:sz w:val="20"/>
        <w:szCs w:val="20"/>
        <w:vertAlign w:val="baseline"/>
      </w:rPr>
    </w:lvl>
    <w:lvl w:ilvl="3">
      <w:start w:val="1"/>
      <w:numFmt w:val="lowerLetter"/>
      <w:lvlText w:val="%4)"/>
      <w:lvlJc w:val="left"/>
      <w:pPr>
        <w:tabs>
          <w:tab w:val="num" w:pos="72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15:restartNumberingAfterBreak="0">
    <w:nsid w:val="00000005"/>
    <w:multiLevelType w:val="singleLevel"/>
    <w:tmpl w:val="D6529758"/>
    <w:name w:val="WW8Num6"/>
    <w:lvl w:ilvl="0">
      <w:start w:val="1"/>
      <w:numFmt w:val="decimal"/>
      <w:pStyle w:val="infbibliography"/>
      <w:lvlText w:val="[%1]"/>
      <w:lvlJc w:val="left"/>
      <w:pPr>
        <w:tabs>
          <w:tab w:val="num" w:pos="360"/>
        </w:tabs>
        <w:ind w:left="360" w:hanging="360"/>
      </w:pPr>
      <w:rPr>
        <w:rFonts w:ascii="Times New Roman" w:hAnsi="Times New Roman" w:cs="Times New Roman"/>
        <w:b w:val="0"/>
        <w:bCs w:val="0"/>
        <w:i w:val="0"/>
        <w:iCs w:val="0"/>
        <w:sz w:val="16"/>
        <w:szCs w:val="16"/>
      </w:rPr>
    </w:lvl>
  </w:abstractNum>
  <w:abstractNum w:abstractNumId="4" w15:restartNumberingAfterBreak="0">
    <w:nsid w:val="00000006"/>
    <w:multiLevelType w:val="singleLevel"/>
    <w:tmpl w:val="00000006"/>
    <w:name w:val="WW8Num7"/>
    <w:lvl w:ilvl="0">
      <w:start w:val="1"/>
      <w:numFmt w:val="decimal"/>
      <w:lvlText w:val="Fig. %1."/>
      <w:lvlJc w:val="left"/>
      <w:pPr>
        <w:tabs>
          <w:tab w:val="num" w:pos="0"/>
        </w:tabs>
        <w:ind w:left="360" w:hanging="360"/>
      </w:pPr>
      <w:rPr>
        <w:rFonts w:ascii="Times New Roman" w:hAnsi="Times New Roman" w:cs="Times New Roman"/>
        <w:b w:val="0"/>
        <w:bCs w:val="0"/>
        <w:i w:val="0"/>
        <w:iCs w:val="0"/>
        <w:color w:val="auto"/>
        <w:sz w:val="16"/>
        <w:szCs w:val="16"/>
      </w:rPr>
    </w:lvl>
  </w:abstractNum>
  <w:abstractNum w:abstractNumId="5" w15:restartNumberingAfterBreak="0">
    <w:nsid w:val="00000007"/>
    <w:multiLevelType w:val="singleLevel"/>
    <w:tmpl w:val="00000007"/>
    <w:name w:val="WW8Num8"/>
    <w:lvl w:ilvl="0">
      <w:start w:val="1"/>
      <w:numFmt w:val="upperRoman"/>
      <w:lvlText w:val="TABLE %1. "/>
      <w:lvlJc w:val="left"/>
      <w:pPr>
        <w:tabs>
          <w:tab w:val="num" w:pos="1080"/>
        </w:tabs>
        <w:ind w:left="0" w:firstLine="0"/>
      </w:pPr>
      <w:rPr>
        <w:rFonts w:ascii="Times New Roman" w:hAnsi="Times New Roman" w:cs="Times New Roman"/>
        <w:b w:val="0"/>
        <w:bCs w:val="0"/>
        <w:i w:val="0"/>
        <w:iCs w:val="0"/>
        <w:sz w:val="16"/>
        <w:szCs w:val="16"/>
      </w:rPr>
    </w:lvl>
  </w:abstractNum>
  <w:abstractNum w:abstractNumId="6" w15:restartNumberingAfterBreak="0">
    <w:nsid w:val="00000008"/>
    <w:multiLevelType w:val="singleLevel"/>
    <w:tmpl w:val="00000008"/>
    <w:name w:val="WW8Num9"/>
    <w:lvl w:ilvl="0">
      <w:start w:val="1"/>
      <w:numFmt w:val="lowerLetter"/>
      <w:pStyle w:val="tablefootnote"/>
      <w:lvlText w:val="%1."/>
      <w:lvlJc w:val="right"/>
      <w:pPr>
        <w:tabs>
          <w:tab w:val="num" w:pos="0"/>
        </w:tabs>
        <w:ind w:left="749" w:hanging="360"/>
      </w:pPr>
      <w:rPr>
        <w:rFonts w:ascii="Times New Roman" w:hAnsi="Times New Roman" w:cs="Times New Roman"/>
        <w:b w:val="0"/>
        <w:i w:val="0"/>
        <w:caps w:val="0"/>
        <w:smallCaps w:val="0"/>
        <w:strike w:val="0"/>
        <w:dstrike w:val="0"/>
        <w:outline w:val="0"/>
        <w:shadow w:val="0"/>
        <w:vanish w:val="0"/>
        <w:color w:val="auto"/>
        <w:spacing w:val="0"/>
        <w:w w:val="100"/>
        <w:kern w:val="1"/>
        <w:sz w:val="16"/>
        <w:vertAlign w:val="superscript"/>
      </w:rPr>
    </w:lvl>
  </w:abstractNum>
  <w:abstractNum w:abstractNumId="7" w15:restartNumberingAfterBreak="0">
    <w:nsid w:val="05D61941"/>
    <w:multiLevelType w:val="hybridMultilevel"/>
    <w:tmpl w:val="1F2EA0F4"/>
    <w:lvl w:ilvl="0" w:tplc="04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05E84B9D"/>
    <w:multiLevelType w:val="hybridMultilevel"/>
    <w:tmpl w:val="4984BFE2"/>
    <w:name w:val="WW8Num82"/>
    <w:lvl w:ilvl="0" w:tplc="356A8828">
      <w:start w:val="1"/>
      <w:numFmt w:val="decimal"/>
      <w:pStyle w:val="InftableHead"/>
      <w:lvlText w:val="Table %1. "/>
      <w:lvlJc w:val="left"/>
      <w:pPr>
        <w:ind w:left="1008" w:hanging="648"/>
      </w:pPr>
      <w:rPr>
        <w:rFonts w:ascii="Garamond" w:hAnsi="Garamond"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40714E"/>
    <w:multiLevelType w:val="multilevel"/>
    <w:tmpl w:val="43BA8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25274B0"/>
    <w:multiLevelType w:val="hybridMultilevel"/>
    <w:tmpl w:val="8BC217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1406633B"/>
    <w:multiLevelType w:val="multilevel"/>
    <w:tmpl w:val="43BA8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BAC5573"/>
    <w:multiLevelType w:val="multilevel"/>
    <w:tmpl w:val="B78880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2.1.%3."/>
      <w:lvlJc w:val="left"/>
      <w:pPr>
        <w:tabs>
          <w:tab w:val="num" w:pos="720"/>
        </w:tabs>
        <w:ind w:left="0" w:firstLine="0"/>
      </w:pPr>
      <w:rPr>
        <w:rFonts w:hint="default"/>
        <w:b/>
        <w:i/>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2CD948EA"/>
    <w:multiLevelType w:val="multilevel"/>
    <w:tmpl w:val="9AD2D0EA"/>
    <w:lvl w:ilvl="0">
      <w:start w:val="2"/>
      <w:numFmt w:val="decimal"/>
      <w:lvlText w:val="%1."/>
      <w:lvlJc w:val="left"/>
      <w:pPr>
        <w:tabs>
          <w:tab w:val="num" w:pos="720"/>
        </w:tabs>
        <w:ind w:left="720" w:hanging="720"/>
      </w:pPr>
      <w:rPr>
        <w:rFonts w:hint="default"/>
      </w:rPr>
    </w:lvl>
    <w:lvl w:ilvl="1">
      <w:start w:val="1"/>
      <w:numFmt w:val="decimal"/>
      <w:lvlText w:val="%2)"/>
      <w:lvlJc w:val="left"/>
      <w:pPr>
        <w:ind w:left="1080" w:hanging="360"/>
      </w:p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2D70599A"/>
    <w:multiLevelType w:val="hybridMultilevel"/>
    <w:tmpl w:val="53126E62"/>
    <w:name w:val="WW8Num72"/>
    <w:lvl w:ilvl="0" w:tplc="860023A8">
      <w:start w:val="1"/>
      <w:numFmt w:val="decimal"/>
      <w:pStyle w:val="inffigureCaption"/>
      <w:lvlText w:val="Figure %1."/>
      <w:lvlJc w:val="center"/>
      <w:pPr>
        <w:ind w:left="1152" w:hanging="792"/>
      </w:pPr>
      <w:rPr>
        <w:rFonts w:ascii="Garamond" w:hAnsi="Garamond" w:cs="Times New Roman" w:hint="default"/>
        <w:b/>
        <w:bCs w:val="0"/>
        <w:i w:val="0"/>
        <w:iCs w:val="0"/>
        <w:color w:val="auto"/>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163E51"/>
    <w:multiLevelType w:val="hybridMultilevel"/>
    <w:tmpl w:val="EEA6EFE6"/>
    <w:lvl w:ilvl="0" w:tplc="74D4655A">
      <w:start w:val="1"/>
      <w:numFmt w:val="decimal"/>
      <w:lvlText w:val="[%1]"/>
      <w:lvlJc w:val="left"/>
      <w:pPr>
        <w:ind w:left="360" w:hanging="360"/>
      </w:pPr>
      <w:rPr>
        <w:rFonts w:ascii="Times New Roman" w:eastAsia="Times New Roman" w:hAnsi="Times New Roman" w:cs="Times New Roman"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3F91D25"/>
    <w:multiLevelType w:val="multilevel"/>
    <w:tmpl w:val="B0F092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6686DBF"/>
    <w:multiLevelType w:val="multilevel"/>
    <w:tmpl w:val="43BA8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E2F4BF6"/>
    <w:multiLevelType w:val="hybridMultilevel"/>
    <w:tmpl w:val="B2D8A5D6"/>
    <w:lvl w:ilvl="0" w:tplc="0421000F">
      <w:start w:val="1"/>
      <w:numFmt w:val="decimal"/>
      <w:lvlText w:val="%1."/>
      <w:lvlJc w:val="left"/>
      <w:pPr>
        <w:ind w:left="1050" w:hanging="360"/>
      </w:pPr>
    </w:lvl>
    <w:lvl w:ilvl="1" w:tplc="04210019" w:tentative="1">
      <w:start w:val="1"/>
      <w:numFmt w:val="lowerLetter"/>
      <w:lvlText w:val="%2."/>
      <w:lvlJc w:val="left"/>
      <w:pPr>
        <w:ind w:left="1770" w:hanging="360"/>
      </w:pPr>
    </w:lvl>
    <w:lvl w:ilvl="2" w:tplc="0421001B" w:tentative="1">
      <w:start w:val="1"/>
      <w:numFmt w:val="lowerRoman"/>
      <w:lvlText w:val="%3."/>
      <w:lvlJc w:val="right"/>
      <w:pPr>
        <w:ind w:left="2490" w:hanging="180"/>
      </w:pPr>
    </w:lvl>
    <w:lvl w:ilvl="3" w:tplc="0421000F" w:tentative="1">
      <w:start w:val="1"/>
      <w:numFmt w:val="decimal"/>
      <w:lvlText w:val="%4."/>
      <w:lvlJc w:val="left"/>
      <w:pPr>
        <w:ind w:left="3210" w:hanging="360"/>
      </w:pPr>
    </w:lvl>
    <w:lvl w:ilvl="4" w:tplc="04210019" w:tentative="1">
      <w:start w:val="1"/>
      <w:numFmt w:val="lowerLetter"/>
      <w:lvlText w:val="%5."/>
      <w:lvlJc w:val="left"/>
      <w:pPr>
        <w:ind w:left="3930" w:hanging="360"/>
      </w:pPr>
    </w:lvl>
    <w:lvl w:ilvl="5" w:tplc="0421001B" w:tentative="1">
      <w:start w:val="1"/>
      <w:numFmt w:val="lowerRoman"/>
      <w:lvlText w:val="%6."/>
      <w:lvlJc w:val="right"/>
      <w:pPr>
        <w:ind w:left="4650" w:hanging="180"/>
      </w:pPr>
    </w:lvl>
    <w:lvl w:ilvl="6" w:tplc="0421000F" w:tentative="1">
      <w:start w:val="1"/>
      <w:numFmt w:val="decimal"/>
      <w:lvlText w:val="%7."/>
      <w:lvlJc w:val="left"/>
      <w:pPr>
        <w:ind w:left="5370" w:hanging="360"/>
      </w:pPr>
    </w:lvl>
    <w:lvl w:ilvl="7" w:tplc="04210019" w:tentative="1">
      <w:start w:val="1"/>
      <w:numFmt w:val="lowerLetter"/>
      <w:lvlText w:val="%8."/>
      <w:lvlJc w:val="left"/>
      <w:pPr>
        <w:ind w:left="6090" w:hanging="360"/>
      </w:pPr>
    </w:lvl>
    <w:lvl w:ilvl="8" w:tplc="0421001B" w:tentative="1">
      <w:start w:val="1"/>
      <w:numFmt w:val="lowerRoman"/>
      <w:lvlText w:val="%9."/>
      <w:lvlJc w:val="right"/>
      <w:pPr>
        <w:ind w:left="6810" w:hanging="180"/>
      </w:pPr>
    </w:lvl>
  </w:abstractNum>
  <w:abstractNum w:abstractNumId="21" w15:restartNumberingAfterBreak="0">
    <w:nsid w:val="482D2405"/>
    <w:multiLevelType w:val="hybridMultilevel"/>
    <w:tmpl w:val="41165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810B69"/>
    <w:multiLevelType w:val="hybridMultilevel"/>
    <w:tmpl w:val="7A80237A"/>
    <w:lvl w:ilvl="0" w:tplc="719000C8">
      <w:start w:val="1"/>
      <w:numFmt w:val="lowerLetter"/>
      <w:lvlText w:val="(%1)"/>
      <w:lvlJc w:val="left"/>
      <w:pPr>
        <w:ind w:left="3012" w:hanging="1170"/>
      </w:pPr>
      <w:rPr>
        <w:rFonts w:hint="default"/>
        <w:sz w:val="24"/>
        <w:szCs w:val="22"/>
      </w:rPr>
    </w:lvl>
    <w:lvl w:ilvl="1" w:tplc="44090019" w:tentative="1">
      <w:start w:val="1"/>
      <w:numFmt w:val="lowerLetter"/>
      <w:lvlText w:val="%2."/>
      <w:lvlJc w:val="left"/>
      <w:pPr>
        <w:ind w:left="2922" w:hanging="360"/>
      </w:pPr>
    </w:lvl>
    <w:lvl w:ilvl="2" w:tplc="4409001B" w:tentative="1">
      <w:start w:val="1"/>
      <w:numFmt w:val="lowerRoman"/>
      <w:lvlText w:val="%3."/>
      <w:lvlJc w:val="right"/>
      <w:pPr>
        <w:ind w:left="3642" w:hanging="180"/>
      </w:pPr>
    </w:lvl>
    <w:lvl w:ilvl="3" w:tplc="4409000F" w:tentative="1">
      <w:start w:val="1"/>
      <w:numFmt w:val="decimal"/>
      <w:lvlText w:val="%4."/>
      <w:lvlJc w:val="left"/>
      <w:pPr>
        <w:ind w:left="4362" w:hanging="360"/>
      </w:pPr>
    </w:lvl>
    <w:lvl w:ilvl="4" w:tplc="44090019" w:tentative="1">
      <w:start w:val="1"/>
      <w:numFmt w:val="lowerLetter"/>
      <w:lvlText w:val="%5."/>
      <w:lvlJc w:val="left"/>
      <w:pPr>
        <w:ind w:left="5082" w:hanging="360"/>
      </w:pPr>
    </w:lvl>
    <w:lvl w:ilvl="5" w:tplc="4409001B" w:tentative="1">
      <w:start w:val="1"/>
      <w:numFmt w:val="lowerRoman"/>
      <w:lvlText w:val="%6."/>
      <w:lvlJc w:val="right"/>
      <w:pPr>
        <w:ind w:left="5802" w:hanging="180"/>
      </w:pPr>
    </w:lvl>
    <w:lvl w:ilvl="6" w:tplc="4409000F" w:tentative="1">
      <w:start w:val="1"/>
      <w:numFmt w:val="decimal"/>
      <w:lvlText w:val="%7."/>
      <w:lvlJc w:val="left"/>
      <w:pPr>
        <w:ind w:left="6522" w:hanging="360"/>
      </w:pPr>
    </w:lvl>
    <w:lvl w:ilvl="7" w:tplc="44090019" w:tentative="1">
      <w:start w:val="1"/>
      <w:numFmt w:val="lowerLetter"/>
      <w:lvlText w:val="%8."/>
      <w:lvlJc w:val="left"/>
      <w:pPr>
        <w:ind w:left="7242" w:hanging="360"/>
      </w:pPr>
    </w:lvl>
    <w:lvl w:ilvl="8" w:tplc="4409001B" w:tentative="1">
      <w:start w:val="1"/>
      <w:numFmt w:val="lowerRoman"/>
      <w:lvlText w:val="%9."/>
      <w:lvlJc w:val="right"/>
      <w:pPr>
        <w:ind w:left="7962" w:hanging="180"/>
      </w:pPr>
    </w:lvl>
  </w:abstractNum>
  <w:abstractNum w:abstractNumId="23" w15:restartNumberingAfterBreak="0">
    <w:nsid w:val="49B30FF4"/>
    <w:multiLevelType w:val="hybridMultilevel"/>
    <w:tmpl w:val="5E2E9E52"/>
    <w:lvl w:ilvl="0" w:tplc="C7DAAE9C">
      <w:start w:val="1"/>
      <w:numFmt w:val="decimal"/>
      <w:lvlText w:val="%1."/>
      <w:lvlJc w:val="left"/>
      <w:pPr>
        <w:tabs>
          <w:tab w:val="num" w:pos="720"/>
        </w:tabs>
        <w:ind w:left="720" w:hanging="360"/>
      </w:pPr>
      <w:rPr>
        <w:rFonts w:hint="default"/>
      </w:rPr>
    </w:lvl>
    <w:lvl w:ilvl="1" w:tplc="8664550E">
      <w:start w:val="2"/>
      <w:numFmt w:val="decimal"/>
      <w:lvlText w:val="%2.1."/>
      <w:lvlJc w:val="left"/>
      <w:pPr>
        <w:tabs>
          <w:tab w:val="num" w:pos="1440"/>
        </w:tabs>
        <w:ind w:left="1440" w:hanging="360"/>
      </w:pPr>
      <w:rPr>
        <w:rFonts w:hint="default"/>
        <w:sz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14B4410"/>
    <w:multiLevelType w:val="hybridMultilevel"/>
    <w:tmpl w:val="CEF060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1C765A5"/>
    <w:multiLevelType w:val="hybridMultilevel"/>
    <w:tmpl w:val="244A75B8"/>
    <w:lvl w:ilvl="0" w:tplc="25188FB2">
      <w:start w:val="1"/>
      <w:numFmt w:val="decimal"/>
      <w:pStyle w:val="JUDULGAMBAR"/>
      <w:lvlText w:val="Gambar %1. "/>
      <w:lvlJc w:val="left"/>
      <w:pPr>
        <w:ind w:left="720" w:hanging="360"/>
      </w:pPr>
      <w:rPr>
        <w:rFonts w:ascii="Times New Roman" w:hAnsi="Times New Roman" w:cs="Times New Roman" w:hint="default"/>
        <w:b/>
        <w:bCs w:val="0"/>
        <w:i w:val="0"/>
        <w:iCs w:val="0"/>
        <w:caps w:val="0"/>
        <w:strike w:val="0"/>
        <w:dstrike w:val="0"/>
        <w:vanish w:val="0"/>
        <w:color w:val="000000"/>
        <w:sz w:val="22"/>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B6DE5"/>
    <w:multiLevelType w:val="hybridMultilevel"/>
    <w:tmpl w:val="69241ACA"/>
    <w:name w:val="WW8Num52"/>
    <w:lvl w:ilvl="0" w:tplc="C84A57C0">
      <w:start w:val="1"/>
      <w:numFmt w:val="decimal"/>
      <w:pStyle w:val="Heading2"/>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DDD67DC"/>
    <w:multiLevelType w:val="hybridMultilevel"/>
    <w:tmpl w:val="A3C44670"/>
    <w:lvl w:ilvl="0" w:tplc="B0C4ECC6">
      <w:start w:val="1"/>
      <w:numFmt w:val="decimal"/>
      <w:pStyle w:val="JUDULTABEL"/>
      <w:lvlText w:val="Tabel %1."/>
      <w:lvlJc w:val="center"/>
      <w:pPr>
        <w:ind w:left="360" w:hanging="360"/>
      </w:pPr>
      <w:rPr>
        <w:rFonts w:ascii="Times New Roman" w:hAnsi="Times New Roman" w:hint="default"/>
        <w:b/>
        <w:i w:val="0"/>
        <w:caps w:val="0"/>
        <w:strike w:val="0"/>
        <w:dstrike w:val="0"/>
        <w:vanish w:val="0"/>
        <w:color w:val="auto"/>
        <w:sz w:val="22"/>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700864">
    <w:abstractNumId w:val="7"/>
  </w:num>
  <w:num w:numId="2" w16cid:durableId="1553271138">
    <w:abstractNumId w:val="28"/>
  </w:num>
  <w:num w:numId="3" w16cid:durableId="593323132">
    <w:abstractNumId w:val="26"/>
  </w:num>
  <w:num w:numId="4" w16cid:durableId="1539928938">
    <w:abstractNumId w:val="11"/>
  </w:num>
  <w:num w:numId="5" w16cid:durableId="1814985314">
    <w:abstractNumId w:val="25"/>
  </w:num>
  <w:num w:numId="6" w16cid:durableId="1597012357">
    <w:abstractNumId w:val="0"/>
  </w:num>
  <w:num w:numId="7" w16cid:durableId="1599170110">
    <w:abstractNumId w:val="1"/>
  </w:num>
  <w:num w:numId="8" w16cid:durableId="1236009236">
    <w:abstractNumId w:val="2"/>
  </w:num>
  <w:num w:numId="9" w16cid:durableId="2065568145">
    <w:abstractNumId w:val="3"/>
  </w:num>
  <w:num w:numId="10" w16cid:durableId="2010985957">
    <w:abstractNumId w:val="4"/>
  </w:num>
  <w:num w:numId="11" w16cid:durableId="193855563">
    <w:abstractNumId w:val="5"/>
  </w:num>
  <w:num w:numId="12" w16cid:durableId="1245334337">
    <w:abstractNumId w:val="6"/>
  </w:num>
  <w:num w:numId="13" w16cid:durableId="815878791">
    <w:abstractNumId w:val="8"/>
  </w:num>
  <w:num w:numId="14" w16cid:durableId="300884568">
    <w:abstractNumId w:val="14"/>
  </w:num>
  <w:num w:numId="15" w16cid:durableId="73673999">
    <w:abstractNumId w:val="20"/>
  </w:num>
  <w:num w:numId="16" w16cid:durableId="1247494823">
    <w:abstractNumId w:val="27"/>
  </w:num>
  <w:num w:numId="17" w16cid:durableId="1459950844">
    <w:abstractNumId w:val="27"/>
    <w:lvlOverride w:ilvl="0">
      <w:startOverride w:val="1"/>
    </w:lvlOverride>
  </w:num>
  <w:num w:numId="18" w16cid:durableId="1061634024">
    <w:abstractNumId w:val="15"/>
  </w:num>
  <w:num w:numId="19" w16cid:durableId="56630570">
    <w:abstractNumId w:val="19"/>
  </w:num>
  <w:num w:numId="20" w16cid:durableId="1633706448">
    <w:abstractNumId w:val="21"/>
  </w:num>
  <w:num w:numId="21" w16cid:durableId="516625347">
    <w:abstractNumId w:val="24"/>
  </w:num>
  <w:num w:numId="22" w16cid:durableId="1396121615">
    <w:abstractNumId w:val="18"/>
  </w:num>
  <w:num w:numId="23" w16cid:durableId="1102065771">
    <w:abstractNumId w:val="16"/>
  </w:num>
  <w:num w:numId="24" w16cid:durableId="1818257900">
    <w:abstractNumId w:val="22"/>
  </w:num>
  <w:num w:numId="25" w16cid:durableId="792330779">
    <w:abstractNumId w:val="23"/>
  </w:num>
  <w:num w:numId="26" w16cid:durableId="1857189452">
    <w:abstractNumId w:val="12"/>
  </w:num>
  <w:num w:numId="27" w16cid:durableId="188420695">
    <w:abstractNumId w:val="13"/>
  </w:num>
  <w:num w:numId="28" w16cid:durableId="1634871984">
    <w:abstractNumId w:val="8"/>
    <w:lvlOverride w:ilvl="0">
      <w:startOverride w:val="1"/>
    </w:lvlOverride>
  </w:num>
  <w:num w:numId="29" w16cid:durableId="1175265124">
    <w:abstractNumId w:val="27"/>
    <w:lvlOverride w:ilvl="0">
      <w:startOverride w:val="1"/>
    </w:lvlOverride>
  </w:num>
  <w:num w:numId="30" w16cid:durableId="126896770">
    <w:abstractNumId w:val="10"/>
  </w:num>
  <w:num w:numId="31" w16cid:durableId="702167902">
    <w:abstractNumId w:val="17"/>
  </w:num>
  <w:num w:numId="32" w16cid:durableId="13043069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B97"/>
    <w:rsid w:val="00013824"/>
    <w:rsid w:val="00015254"/>
    <w:rsid w:val="00035BE1"/>
    <w:rsid w:val="00035C09"/>
    <w:rsid w:val="00052F23"/>
    <w:rsid w:val="00062F93"/>
    <w:rsid w:val="000661C7"/>
    <w:rsid w:val="00067B6E"/>
    <w:rsid w:val="00071976"/>
    <w:rsid w:val="00093679"/>
    <w:rsid w:val="000975AD"/>
    <w:rsid w:val="000A347A"/>
    <w:rsid w:val="000B5C48"/>
    <w:rsid w:val="000C4913"/>
    <w:rsid w:val="000C785C"/>
    <w:rsid w:val="000F362C"/>
    <w:rsid w:val="000F4289"/>
    <w:rsid w:val="00107313"/>
    <w:rsid w:val="001164B9"/>
    <w:rsid w:val="0012388A"/>
    <w:rsid w:val="00123940"/>
    <w:rsid w:val="00126B80"/>
    <w:rsid w:val="001533AB"/>
    <w:rsid w:val="00157C7A"/>
    <w:rsid w:val="00167CDB"/>
    <w:rsid w:val="00176B86"/>
    <w:rsid w:val="001A0BD4"/>
    <w:rsid w:val="001B0691"/>
    <w:rsid w:val="001B3753"/>
    <w:rsid w:val="001B6B27"/>
    <w:rsid w:val="001C0D71"/>
    <w:rsid w:val="001C22DA"/>
    <w:rsid w:val="001E1468"/>
    <w:rsid w:val="001E6823"/>
    <w:rsid w:val="001F316D"/>
    <w:rsid w:val="001F7205"/>
    <w:rsid w:val="00212189"/>
    <w:rsid w:val="00215D90"/>
    <w:rsid w:val="002166B7"/>
    <w:rsid w:val="002170F3"/>
    <w:rsid w:val="00240F2C"/>
    <w:rsid w:val="002461C2"/>
    <w:rsid w:val="00256862"/>
    <w:rsid w:val="00263D7E"/>
    <w:rsid w:val="002644B3"/>
    <w:rsid w:val="00277804"/>
    <w:rsid w:val="00277DAE"/>
    <w:rsid w:val="002979DA"/>
    <w:rsid w:val="002A064A"/>
    <w:rsid w:val="002B0D40"/>
    <w:rsid w:val="002B4BD5"/>
    <w:rsid w:val="002C3F48"/>
    <w:rsid w:val="002E384C"/>
    <w:rsid w:val="002E7273"/>
    <w:rsid w:val="00306D13"/>
    <w:rsid w:val="00311BF1"/>
    <w:rsid w:val="00311FDF"/>
    <w:rsid w:val="003347E6"/>
    <w:rsid w:val="00335A4F"/>
    <w:rsid w:val="00347DB7"/>
    <w:rsid w:val="00353028"/>
    <w:rsid w:val="00366833"/>
    <w:rsid w:val="00385479"/>
    <w:rsid w:val="00395F17"/>
    <w:rsid w:val="0039766D"/>
    <w:rsid w:val="003A07EE"/>
    <w:rsid w:val="003A0D15"/>
    <w:rsid w:val="003B5FB0"/>
    <w:rsid w:val="003D57BF"/>
    <w:rsid w:val="003F4E0E"/>
    <w:rsid w:val="00402447"/>
    <w:rsid w:val="0040387B"/>
    <w:rsid w:val="0040739E"/>
    <w:rsid w:val="004137FA"/>
    <w:rsid w:val="00434341"/>
    <w:rsid w:val="00451969"/>
    <w:rsid w:val="00453E3D"/>
    <w:rsid w:val="00465C27"/>
    <w:rsid w:val="0046759F"/>
    <w:rsid w:val="0047138E"/>
    <w:rsid w:val="00471EAC"/>
    <w:rsid w:val="004745E9"/>
    <w:rsid w:val="004841CC"/>
    <w:rsid w:val="00494501"/>
    <w:rsid w:val="004A301F"/>
    <w:rsid w:val="004A7DD5"/>
    <w:rsid w:val="004B4AF7"/>
    <w:rsid w:val="004B4F94"/>
    <w:rsid w:val="004F4D16"/>
    <w:rsid w:val="00512F64"/>
    <w:rsid w:val="00521FD5"/>
    <w:rsid w:val="0052261A"/>
    <w:rsid w:val="00525433"/>
    <w:rsid w:val="005373B6"/>
    <w:rsid w:val="00541997"/>
    <w:rsid w:val="005425C5"/>
    <w:rsid w:val="00544F28"/>
    <w:rsid w:val="00555E38"/>
    <w:rsid w:val="0057663E"/>
    <w:rsid w:val="005768F4"/>
    <w:rsid w:val="00580165"/>
    <w:rsid w:val="00581F8E"/>
    <w:rsid w:val="005A553F"/>
    <w:rsid w:val="005B0538"/>
    <w:rsid w:val="005D7B09"/>
    <w:rsid w:val="005F29DB"/>
    <w:rsid w:val="005F7323"/>
    <w:rsid w:val="006046CA"/>
    <w:rsid w:val="0062526A"/>
    <w:rsid w:val="00650266"/>
    <w:rsid w:val="00655785"/>
    <w:rsid w:val="00676667"/>
    <w:rsid w:val="006929AB"/>
    <w:rsid w:val="006C7597"/>
    <w:rsid w:val="006D74C1"/>
    <w:rsid w:val="006D7F00"/>
    <w:rsid w:val="006F5BC3"/>
    <w:rsid w:val="00716A38"/>
    <w:rsid w:val="00725038"/>
    <w:rsid w:val="007263E1"/>
    <w:rsid w:val="00726A96"/>
    <w:rsid w:val="007379F1"/>
    <w:rsid w:val="00751A53"/>
    <w:rsid w:val="007521E0"/>
    <w:rsid w:val="00752AA5"/>
    <w:rsid w:val="00761159"/>
    <w:rsid w:val="00763593"/>
    <w:rsid w:val="0076421B"/>
    <w:rsid w:val="00772048"/>
    <w:rsid w:val="00783415"/>
    <w:rsid w:val="0079462C"/>
    <w:rsid w:val="007B3C54"/>
    <w:rsid w:val="007B58AC"/>
    <w:rsid w:val="007C68E9"/>
    <w:rsid w:val="007D0F0B"/>
    <w:rsid w:val="007D14BE"/>
    <w:rsid w:val="007F600F"/>
    <w:rsid w:val="00804655"/>
    <w:rsid w:val="00804BBF"/>
    <w:rsid w:val="00807E48"/>
    <w:rsid w:val="00863920"/>
    <w:rsid w:val="00866AF4"/>
    <w:rsid w:val="00871A93"/>
    <w:rsid w:val="00880336"/>
    <w:rsid w:val="00881092"/>
    <w:rsid w:val="008A3B02"/>
    <w:rsid w:val="008A4964"/>
    <w:rsid w:val="008A4EBA"/>
    <w:rsid w:val="008A6A47"/>
    <w:rsid w:val="008B3636"/>
    <w:rsid w:val="008C07D5"/>
    <w:rsid w:val="008C6106"/>
    <w:rsid w:val="008D33F8"/>
    <w:rsid w:val="008F29D4"/>
    <w:rsid w:val="009000EE"/>
    <w:rsid w:val="00901373"/>
    <w:rsid w:val="009030E6"/>
    <w:rsid w:val="00910E8F"/>
    <w:rsid w:val="009112B5"/>
    <w:rsid w:val="00923E11"/>
    <w:rsid w:val="00935692"/>
    <w:rsid w:val="0095129C"/>
    <w:rsid w:val="00952480"/>
    <w:rsid w:val="00952BD6"/>
    <w:rsid w:val="0095490E"/>
    <w:rsid w:val="00954FD9"/>
    <w:rsid w:val="00964E53"/>
    <w:rsid w:val="00991AD2"/>
    <w:rsid w:val="00995A06"/>
    <w:rsid w:val="009A3E59"/>
    <w:rsid w:val="009C1EBF"/>
    <w:rsid w:val="009E05C7"/>
    <w:rsid w:val="009F15E0"/>
    <w:rsid w:val="00A045D7"/>
    <w:rsid w:val="00A14F97"/>
    <w:rsid w:val="00A21DE9"/>
    <w:rsid w:val="00A45DBC"/>
    <w:rsid w:val="00A5142C"/>
    <w:rsid w:val="00A563A6"/>
    <w:rsid w:val="00A61C08"/>
    <w:rsid w:val="00A66EE3"/>
    <w:rsid w:val="00A876E7"/>
    <w:rsid w:val="00A904D5"/>
    <w:rsid w:val="00A91E7B"/>
    <w:rsid w:val="00AB49C6"/>
    <w:rsid w:val="00AB5B43"/>
    <w:rsid w:val="00AB6C3C"/>
    <w:rsid w:val="00AC2E3B"/>
    <w:rsid w:val="00AC33C7"/>
    <w:rsid w:val="00AC6239"/>
    <w:rsid w:val="00AD13A5"/>
    <w:rsid w:val="00AD26E5"/>
    <w:rsid w:val="00AD3783"/>
    <w:rsid w:val="00AD79AE"/>
    <w:rsid w:val="00AE12C9"/>
    <w:rsid w:val="00AE610F"/>
    <w:rsid w:val="00AF3D0D"/>
    <w:rsid w:val="00B04F8A"/>
    <w:rsid w:val="00B07269"/>
    <w:rsid w:val="00B1241C"/>
    <w:rsid w:val="00B27EE4"/>
    <w:rsid w:val="00B45471"/>
    <w:rsid w:val="00B53E92"/>
    <w:rsid w:val="00B6320E"/>
    <w:rsid w:val="00B63C5B"/>
    <w:rsid w:val="00B66CF8"/>
    <w:rsid w:val="00B84E39"/>
    <w:rsid w:val="00B853B6"/>
    <w:rsid w:val="00B92BAC"/>
    <w:rsid w:val="00BA38C3"/>
    <w:rsid w:val="00BA655F"/>
    <w:rsid w:val="00BB2606"/>
    <w:rsid w:val="00BB68D1"/>
    <w:rsid w:val="00BC5219"/>
    <w:rsid w:val="00BC7721"/>
    <w:rsid w:val="00BC7A64"/>
    <w:rsid w:val="00BD531C"/>
    <w:rsid w:val="00BE21B0"/>
    <w:rsid w:val="00BF6C88"/>
    <w:rsid w:val="00C008A4"/>
    <w:rsid w:val="00C01F6B"/>
    <w:rsid w:val="00C0643E"/>
    <w:rsid w:val="00C07CF7"/>
    <w:rsid w:val="00C229AC"/>
    <w:rsid w:val="00C2461C"/>
    <w:rsid w:val="00C309D5"/>
    <w:rsid w:val="00C60E4B"/>
    <w:rsid w:val="00C810E6"/>
    <w:rsid w:val="00C910B5"/>
    <w:rsid w:val="00C92942"/>
    <w:rsid w:val="00C956F9"/>
    <w:rsid w:val="00CA37B6"/>
    <w:rsid w:val="00CB055B"/>
    <w:rsid w:val="00CB1971"/>
    <w:rsid w:val="00CC205D"/>
    <w:rsid w:val="00CC5905"/>
    <w:rsid w:val="00CD24C3"/>
    <w:rsid w:val="00CD2DA5"/>
    <w:rsid w:val="00CD4A57"/>
    <w:rsid w:val="00CD4BF1"/>
    <w:rsid w:val="00CE6941"/>
    <w:rsid w:val="00CF2A8E"/>
    <w:rsid w:val="00CF7149"/>
    <w:rsid w:val="00D05AAE"/>
    <w:rsid w:val="00D11B6C"/>
    <w:rsid w:val="00D36F0D"/>
    <w:rsid w:val="00D42998"/>
    <w:rsid w:val="00D7003F"/>
    <w:rsid w:val="00D7092F"/>
    <w:rsid w:val="00D72134"/>
    <w:rsid w:val="00DA6B12"/>
    <w:rsid w:val="00DE1010"/>
    <w:rsid w:val="00E03AB1"/>
    <w:rsid w:val="00E05BF2"/>
    <w:rsid w:val="00E25C1E"/>
    <w:rsid w:val="00E31432"/>
    <w:rsid w:val="00E32071"/>
    <w:rsid w:val="00E358F9"/>
    <w:rsid w:val="00E50E69"/>
    <w:rsid w:val="00E772B0"/>
    <w:rsid w:val="00E7749A"/>
    <w:rsid w:val="00E844C2"/>
    <w:rsid w:val="00E84D83"/>
    <w:rsid w:val="00EA3966"/>
    <w:rsid w:val="00EB189F"/>
    <w:rsid w:val="00EB1B97"/>
    <w:rsid w:val="00EB42F5"/>
    <w:rsid w:val="00EB58EC"/>
    <w:rsid w:val="00EC0EB2"/>
    <w:rsid w:val="00ED449E"/>
    <w:rsid w:val="00ED64A2"/>
    <w:rsid w:val="00EE2765"/>
    <w:rsid w:val="00EF3989"/>
    <w:rsid w:val="00F1503F"/>
    <w:rsid w:val="00F202E0"/>
    <w:rsid w:val="00F35087"/>
    <w:rsid w:val="00F35413"/>
    <w:rsid w:val="00F46E80"/>
    <w:rsid w:val="00F53823"/>
    <w:rsid w:val="00F60EA2"/>
    <w:rsid w:val="00F62FAE"/>
    <w:rsid w:val="00F63414"/>
    <w:rsid w:val="00F64D55"/>
    <w:rsid w:val="00F71AC8"/>
    <w:rsid w:val="00F8153B"/>
    <w:rsid w:val="00F828DE"/>
    <w:rsid w:val="00F93484"/>
    <w:rsid w:val="00FA7B81"/>
    <w:rsid w:val="00FC4C1A"/>
    <w:rsid w:val="00FD1E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601985"/>
  <w15:chartTrackingRefBased/>
  <w15:docId w15:val="{BB63B77F-F2F1-44AA-83EC-AFD0254CD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D" w:eastAsia="en-US" w:bidi="ar-SA"/>
        <w14:ligatures w14:val="standardContextual"/>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BD6"/>
    <w:pPr>
      <w:spacing w:after="160"/>
      <w:jc w:val="left"/>
    </w:pPr>
    <w:rPr>
      <w:rFonts w:ascii="Calibri" w:eastAsia="Calibri" w:hAnsi="Calibri"/>
      <w:kern w:val="0"/>
      <w:sz w:val="22"/>
      <w:szCs w:val="22"/>
      <w:lang w:val="en-US"/>
      <w14:ligatures w14:val="none"/>
    </w:rPr>
  </w:style>
  <w:style w:type="paragraph" w:styleId="Heading1">
    <w:name w:val="heading 1"/>
    <w:aliases w:val="inf_Heading1,Char Char,Heading 11,Char"/>
    <w:basedOn w:val="Normal"/>
    <w:next w:val="Normal"/>
    <w:link w:val="Heading1Char"/>
    <w:qFormat/>
    <w:rsid w:val="00952BD6"/>
    <w:pPr>
      <w:keepNext/>
      <w:keepLines/>
      <w:spacing w:before="240" w:after="0"/>
      <w:outlineLvl w:val="0"/>
    </w:pPr>
    <w:rPr>
      <w:rFonts w:ascii="Calibri Light" w:eastAsia="Times New Roman" w:hAnsi="Calibri Light"/>
      <w:color w:val="2E74B5"/>
      <w:sz w:val="32"/>
      <w:szCs w:val="32"/>
    </w:rPr>
  </w:style>
  <w:style w:type="paragraph" w:styleId="Heading2">
    <w:name w:val="heading 2"/>
    <w:aliases w:val="inf_Heading2"/>
    <w:basedOn w:val="Normal"/>
    <w:next w:val="Normal"/>
    <w:link w:val="Heading2Char"/>
    <w:uiPriority w:val="9"/>
    <w:qFormat/>
    <w:rsid w:val="00952BD6"/>
    <w:pPr>
      <w:keepNext/>
      <w:keepLines/>
      <w:numPr>
        <w:numId w:val="16"/>
      </w:numPr>
      <w:tabs>
        <w:tab w:val="left" w:pos="288"/>
      </w:tabs>
      <w:suppressAutoHyphens/>
      <w:spacing w:before="120" w:after="60" w:line="240" w:lineRule="auto"/>
      <w:ind w:left="113" w:firstLine="0"/>
      <w:outlineLvl w:val="1"/>
    </w:pPr>
    <w:rPr>
      <w:rFonts w:ascii="Garamond" w:eastAsia="MS Mincho" w:hAnsi="Garamond"/>
      <w:i/>
      <w:iCs/>
      <w:sz w:val="20"/>
      <w:szCs w:val="20"/>
    </w:rPr>
  </w:style>
  <w:style w:type="paragraph" w:styleId="Heading3">
    <w:name w:val="heading 3"/>
    <w:aliases w:val="inf_Heading3"/>
    <w:basedOn w:val="Normal"/>
    <w:next w:val="Normal"/>
    <w:link w:val="Heading3Char"/>
    <w:qFormat/>
    <w:rsid w:val="00952BD6"/>
    <w:pPr>
      <w:tabs>
        <w:tab w:val="left" w:pos="540"/>
      </w:tabs>
      <w:suppressAutoHyphens/>
      <w:spacing w:after="0" w:line="240" w:lineRule="exact"/>
      <w:ind w:firstLine="288"/>
      <w:jc w:val="both"/>
      <w:outlineLvl w:val="2"/>
    </w:pPr>
    <w:rPr>
      <w:rFonts w:ascii="Garamond" w:eastAsia="MS Mincho" w:hAnsi="Garamond"/>
      <w:i/>
      <w:iCs/>
      <w:sz w:val="20"/>
      <w:szCs w:val="20"/>
    </w:rPr>
  </w:style>
  <w:style w:type="paragraph" w:styleId="Heading4">
    <w:name w:val="heading 4"/>
    <w:aliases w:val="inf_Heading4"/>
    <w:basedOn w:val="Normal"/>
    <w:next w:val="Normal"/>
    <w:link w:val="Heading4Char"/>
    <w:uiPriority w:val="9"/>
    <w:qFormat/>
    <w:rsid w:val="00952BD6"/>
    <w:pPr>
      <w:tabs>
        <w:tab w:val="left" w:pos="720"/>
        <w:tab w:val="left" w:pos="821"/>
      </w:tabs>
      <w:suppressAutoHyphens/>
      <w:spacing w:before="40" w:after="40" w:line="240" w:lineRule="auto"/>
      <w:ind w:firstLine="504"/>
      <w:jc w:val="both"/>
      <w:outlineLvl w:val="3"/>
    </w:pPr>
    <w:rPr>
      <w:rFonts w:ascii="Garamond" w:eastAsia="MS Mincho" w:hAnsi="Garamond"/>
      <w:i/>
      <w:iCs/>
      <w:sz w:val="20"/>
      <w:szCs w:val="20"/>
    </w:rPr>
  </w:style>
  <w:style w:type="paragraph" w:styleId="Heading5">
    <w:name w:val="heading 5"/>
    <w:aliases w:val="inf_Heading5"/>
    <w:basedOn w:val="Normal"/>
    <w:next w:val="Normal"/>
    <w:link w:val="Heading5Char"/>
    <w:uiPriority w:val="9"/>
    <w:unhideWhenUsed/>
    <w:qFormat/>
    <w:rsid w:val="00952B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qFormat/>
    <w:rsid w:val="00952BD6"/>
    <w:pPr>
      <w:tabs>
        <w:tab w:val="num" w:pos="4320"/>
      </w:tabs>
      <w:spacing w:before="240" w:after="60" w:line="240" w:lineRule="auto"/>
      <w:ind w:left="4320" w:hanging="720"/>
      <w:outlineLvl w:val="5"/>
    </w:pPr>
    <w:rPr>
      <w:rFonts w:ascii="Times New Roman" w:eastAsia="Times New Roman" w:hAnsi="Times New Roman"/>
      <w:b/>
      <w:bCs/>
    </w:rPr>
  </w:style>
  <w:style w:type="paragraph" w:styleId="Heading7">
    <w:name w:val="heading 7"/>
    <w:basedOn w:val="Normal"/>
    <w:next w:val="Normal"/>
    <w:link w:val="Heading7Char"/>
    <w:uiPriority w:val="9"/>
    <w:semiHidden/>
    <w:unhideWhenUsed/>
    <w:qFormat/>
    <w:rsid w:val="00952BD6"/>
    <w:pPr>
      <w:tabs>
        <w:tab w:val="num" w:pos="5040"/>
      </w:tabs>
      <w:spacing w:before="240" w:after="60" w:line="240" w:lineRule="auto"/>
      <w:ind w:left="5040" w:hanging="72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952BD6"/>
    <w:pPr>
      <w:tabs>
        <w:tab w:val="num" w:pos="5760"/>
      </w:tabs>
      <w:spacing w:before="240" w:after="60" w:line="240" w:lineRule="auto"/>
      <w:ind w:left="5760" w:hanging="72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952BD6"/>
    <w:pPr>
      <w:tabs>
        <w:tab w:val="num" w:pos="6480"/>
      </w:tabs>
      <w:spacing w:before="240" w:after="60" w:line="240" w:lineRule="auto"/>
      <w:ind w:left="6480" w:hanging="72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nf_Heading1 Char,Char Char Char,Heading 11 Char,Char Char1"/>
    <w:basedOn w:val="DefaultParagraphFont"/>
    <w:link w:val="Heading1"/>
    <w:rsid w:val="00952BD6"/>
    <w:rPr>
      <w:rFonts w:ascii="Calibri Light" w:eastAsia="Times New Roman" w:hAnsi="Calibri Light"/>
      <w:color w:val="2E74B5"/>
      <w:kern w:val="0"/>
      <w:sz w:val="32"/>
      <w:szCs w:val="32"/>
      <w:lang w:val="en-US"/>
      <w14:ligatures w14:val="none"/>
    </w:rPr>
  </w:style>
  <w:style w:type="character" w:customStyle="1" w:styleId="Heading2Char">
    <w:name w:val="Heading 2 Char"/>
    <w:aliases w:val="inf_Heading2 Char"/>
    <w:basedOn w:val="DefaultParagraphFont"/>
    <w:link w:val="Heading2"/>
    <w:uiPriority w:val="9"/>
    <w:rsid w:val="00952BD6"/>
    <w:rPr>
      <w:rFonts w:ascii="Garamond" w:eastAsia="MS Mincho" w:hAnsi="Garamond"/>
      <w:i/>
      <w:iCs/>
      <w:kern w:val="0"/>
      <w:sz w:val="20"/>
      <w:szCs w:val="20"/>
      <w:lang w:val="en-US"/>
      <w14:ligatures w14:val="none"/>
    </w:rPr>
  </w:style>
  <w:style w:type="character" w:customStyle="1" w:styleId="Heading3Char">
    <w:name w:val="Heading 3 Char"/>
    <w:aliases w:val="inf_Heading3 Char"/>
    <w:basedOn w:val="DefaultParagraphFont"/>
    <w:link w:val="Heading3"/>
    <w:rsid w:val="00952BD6"/>
    <w:rPr>
      <w:rFonts w:ascii="Garamond" w:eastAsia="MS Mincho" w:hAnsi="Garamond"/>
      <w:i/>
      <w:iCs/>
      <w:kern w:val="0"/>
      <w:sz w:val="20"/>
      <w:szCs w:val="20"/>
      <w:lang w:val="en-US"/>
      <w14:ligatures w14:val="none"/>
    </w:rPr>
  </w:style>
  <w:style w:type="character" w:customStyle="1" w:styleId="Heading4Char">
    <w:name w:val="Heading 4 Char"/>
    <w:aliases w:val="inf_Heading4 Char"/>
    <w:basedOn w:val="DefaultParagraphFont"/>
    <w:link w:val="Heading4"/>
    <w:uiPriority w:val="9"/>
    <w:rsid w:val="00952BD6"/>
    <w:rPr>
      <w:rFonts w:ascii="Garamond" w:eastAsia="MS Mincho" w:hAnsi="Garamond"/>
      <w:i/>
      <w:iCs/>
      <w:kern w:val="0"/>
      <w:sz w:val="20"/>
      <w:szCs w:val="20"/>
      <w:lang w:val="en-US"/>
      <w14:ligatures w14:val="none"/>
    </w:rPr>
  </w:style>
  <w:style w:type="character" w:customStyle="1" w:styleId="Heading5Char">
    <w:name w:val="Heading 5 Char"/>
    <w:aliases w:val="inf_Heading5 Char"/>
    <w:basedOn w:val="DefaultParagraphFont"/>
    <w:link w:val="Heading5"/>
    <w:uiPriority w:val="9"/>
    <w:rsid w:val="00952BD6"/>
    <w:rPr>
      <w:rFonts w:asciiTheme="majorHAnsi" w:eastAsiaTheme="majorEastAsia" w:hAnsiTheme="majorHAnsi" w:cstheme="majorBidi"/>
      <w:color w:val="2F5496" w:themeColor="accent1" w:themeShade="BF"/>
      <w:kern w:val="0"/>
      <w:sz w:val="22"/>
      <w:szCs w:val="22"/>
      <w:lang w:val="en-US"/>
      <w14:ligatures w14:val="none"/>
    </w:rPr>
  </w:style>
  <w:style w:type="character" w:customStyle="1" w:styleId="Heading6Char">
    <w:name w:val="Heading 6 Char"/>
    <w:basedOn w:val="DefaultParagraphFont"/>
    <w:link w:val="Heading6"/>
    <w:rsid w:val="00952BD6"/>
    <w:rPr>
      <w:rFonts w:eastAsia="Times New Roman"/>
      <w:b/>
      <w:bCs/>
      <w:kern w:val="0"/>
      <w:sz w:val="22"/>
      <w:szCs w:val="22"/>
      <w:lang w:val="en-US"/>
      <w14:ligatures w14:val="none"/>
    </w:rPr>
  </w:style>
  <w:style w:type="character" w:customStyle="1" w:styleId="Heading7Char">
    <w:name w:val="Heading 7 Char"/>
    <w:basedOn w:val="DefaultParagraphFont"/>
    <w:link w:val="Heading7"/>
    <w:uiPriority w:val="9"/>
    <w:semiHidden/>
    <w:rsid w:val="00952BD6"/>
    <w:rPr>
      <w:rFonts w:ascii="Calibri" w:eastAsia="Times New Roman" w:hAnsi="Calibri"/>
      <w:kern w:val="0"/>
      <w:lang w:val="en-US"/>
      <w14:ligatures w14:val="none"/>
    </w:rPr>
  </w:style>
  <w:style w:type="character" w:customStyle="1" w:styleId="Heading8Char">
    <w:name w:val="Heading 8 Char"/>
    <w:basedOn w:val="DefaultParagraphFont"/>
    <w:link w:val="Heading8"/>
    <w:uiPriority w:val="9"/>
    <w:semiHidden/>
    <w:rsid w:val="00952BD6"/>
    <w:rPr>
      <w:rFonts w:ascii="Calibri" w:eastAsia="Times New Roman" w:hAnsi="Calibri"/>
      <w:i/>
      <w:iCs/>
      <w:kern w:val="0"/>
      <w:lang w:val="en-US"/>
      <w14:ligatures w14:val="none"/>
    </w:rPr>
  </w:style>
  <w:style w:type="character" w:customStyle="1" w:styleId="Heading9Char">
    <w:name w:val="Heading 9 Char"/>
    <w:basedOn w:val="DefaultParagraphFont"/>
    <w:link w:val="Heading9"/>
    <w:uiPriority w:val="9"/>
    <w:semiHidden/>
    <w:rsid w:val="00952BD6"/>
    <w:rPr>
      <w:rFonts w:ascii="Calibri Light" w:eastAsia="Times New Roman" w:hAnsi="Calibri Light"/>
      <w:kern w:val="0"/>
      <w:sz w:val="22"/>
      <w:szCs w:val="22"/>
      <w:lang w:val="en-US"/>
      <w14:ligatures w14:val="none"/>
    </w:rPr>
  </w:style>
  <w:style w:type="paragraph" w:customStyle="1" w:styleId="JUDUL">
    <w:name w:val="JUDUL"/>
    <w:basedOn w:val="Title"/>
    <w:rsid w:val="00952BD6"/>
    <w:pPr>
      <w:suppressAutoHyphens/>
      <w:spacing w:after="240"/>
      <w:contextualSpacing w:val="0"/>
      <w:jc w:val="center"/>
    </w:pPr>
    <w:rPr>
      <w:rFonts w:ascii="Times New Roman" w:hAnsi="Times New Roman" w:cs="Arial"/>
      <w:b/>
      <w:bCs/>
      <w:spacing w:val="0"/>
      <w:kern w:val="24"/>
      <w:sz w:val="28"/>
      <w:szCs w:val="32"/>
      <w:lang w:eastAsia="ar-SA"/>
    </w:rPr>
  </w:style>
  <w:style w:type="paragraph" w:customStyle="1" w:styleId="AUTHOR">
    <w:name w:val="AUTHOR"/>
    <w:basedOn w:val="Normal"/>
    <w:rsid w:val="00952BD6"/>
    <w:pPr>
      <w:spacing w:after="200" w:line="240" w:lineRule="auto"/>
      <w:jc w:val="center"/>
    </w:pPr>
    <w:rPr>
      <w:rFonts w:ascii="Times New Roman" w:eastAsia="Times New Roman" w:hAnsi="Times New Roman"/>
      <w:b/>
      <w:sz w:val="20"/>
      <w:szCs w:val="24"/>
    </w:rPr>
  </w:style>
  <w:style w:type="paragraph" w:customStyle="1" w:styleId="INSTANSI">
    <w:name w:val="INSTANSI"/>
    <w:basedOn w:val="Normal"/>
    <w:qFormat/>
    <w:rsid w:val="00952BD6"/>
    <w:pPr>
      <w:spacing w:after="0" w:line="240" w:lineRule="auto"/>
      <w:jc w:val="center"/>
    </w:pPr>
    <w:rPr>
      <w:rFonts w:ascii="Times New Roman" w:eastAsia="Times New Roman" w:hAnsi="Times New Roman"/>
      <w:sz w:val="20"/>
      <w:szCs w:val="20"/>
    </w:rPr>
  </w:style>
  <w:style w:type="paragraph" w:customStyle="1" w:styleId="EMAILAUTHOR">
    <w:name w:val="EMAIL AUTHOR"/>
    <w:basedOn w:val="Normal"/>
    <w:qFormat/>
    <w:rsid w:val="00952BD6"/>
    <w:pPr>
      <w:spacing w:after="120" w:line="240" w:lineRule="auto"/>
      <w:jc w:val="center"/>
    </w:pPr>
    <w:rPr>
      <w:rFonts w:ascii="Times New Roman" w:eastAsia="Times New Roman" w:hAnsi="Times New Roman"/>
      <w:sz w:val="20"/>
      <w:szCs w:val="24"/>
    </w:rPr>
  </w:style>
  <w:style w:type="paragraph" w:styleId="Title">
    <w:name w:val="Title"/>
    <w:basedOn w:val="Normal"/>
    <w:next w:val="Normal"/>
    <w:link w:val="TitleChar"/>
    <w:uiPriority w:val="10"/>
    <w:qFormat/>
    <w:rsid w:val="00952BD6"/>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basedOn w:val="DefaultParagraphFont"/>
    <w:link w:val="Title"/>
    <w:uiPriority w:val="10"/>
    <w:rsid w:val="00952BD6"/>
    <w:rPr>
      <w:rFonts w:ascii="Calibri Light" w:eastAsia="Times New Roman" w:hAnsi="Calibri Light"/>
      <w:spacing w:val="-10"/>
      <w:kern w:val="28"/>
      <w:sz w:val="56"/>
      <w:szCs w:val="56"/>
      <w:lang w:val="en-US"/>
      <w14:ligatures w14:val="none"/>
    </w:rPr>
  </w:style>
  <w:style w:type="table" w:styleId="TableGrid">
    <w:name w:val="Table Grid"/>
    <w:basedOn w:val="TableNormal"/>
    <w:uiPriority w:val="59"/>
    <w:rsid w:val="00952BD6"/>
    <w:pPr>
      <w:spacing w:line="240" w:lineRule="auto"/>
      <w:jc w:val="left"/>
    </w:pPr>
    <w:rPr>
      <w:rFonts w:ascii="Calibri" w:eastAsia="Calibri" w:hAnsi="Calibri"/>
      <w:kern w:val="0"/>
      <w:sz w:val="20"/>
      <w:szCs w:val="20"/>
      <w:lang w:val="en-GB"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KTITLE">
    <w:name w:val="ABSTRAK TITLE"/>
    <w:basedOn w:val="Normal"/>
    <w:rsid w:val="00952BD6"/>
    <w:pPr>
      <w:spacing w:before="160" w:after="120" w:line="240" w:lineRule="auto"/>
      <w:jc w:val="center"/>
    </w:pPr>
    <w:rPr>
      <w:rFonts w:ascii="Times New Roman" w:eastAsia="Times New Roman" w:hAnsi="Times New Roman"/>
      <w:b/>
      <w:sz w:val="20"/>
      <w:szCs w:val="20"/>
    </w:rPr>
  </w:style>
  <w:style w:type="paragraph" w:customStyle="1" w:styleId="ABSTRAKBODY">
    <w:name w:val="ABSTRAK BODY"/>
    <w:basedOn w:val="Normal"/>
    <w:qFormat/>
    <w:rsid w:val="00952BD6"/>
    <w:pPr>
      <w:keepNext/>
      <w:suppressAutoHyphens/>
      <w:spacing w:after="0" w:line="240" w:lineRule="auto"/>
      <w:jc w:val="both"/>
    </w:pPr>
    <w:rPr>
      <w:rFonts w:ascii="Times New Roman" w:eastAsia="Times New Roman" w:hAnsi="Times New Roman"/>
      <w:sz w:val="20"/>
      <w:szCs w:val="24"/>
      <w:lang w:eastAsia="ar-SA"/>
    </w:rPr>
  </w:style>
  <w:style w:type="paragraph" w:customStyle="1" w:styleId="KATAKUNCI">
    <w:name w:val="KATA KUNCI"/>
    <w:qFormat/>
    <w:rsid w:val="00952BD6"/>
    <w:pPr>
      <w:spacing w:before="160" w:after="80" w:line="240" w:lineRule="auto"/>
      <w:jc w:val="left"/>
    </w:pPr>
    <w:rPr>
      <w:rFonts w:eastAsia="Times New Roman"/>
      <w:bCs/>
      <w:iCs/>
      <w:kern w:val="0"/>
      <w:sz w:val="20"/>
      <w:lang w:val="en-US" w:eastAsia="ar-SA"/>
      <w14:ligatures w14:val="none"/>
    </w:rPr>
  </w:style>
  <w:style w:type="paragraph" w:customStyle="1" w:styleId="SITASI">
    <w:name w:val="SITASI"/>
    <w:basedOn w:val="ABSTRAKBODY"/>
    <w:qFormat/>
    <w:rsid w:val="00952BD6"/>
    <w:pPr>
      <w:spacing w:before="160" w:after="120"/>
    </w:pPr>
    <w:rPr>
      <w:lang w:val="en-ID"/>
    </w:rPr>
  </w:style>
  <w:style w:type="paragraph" w:customStyle="1" w:styleId="INFO">
    <w:name w:val="INFO"/>
    <w:basedOn w:val="ABSTRAKBODY"/>
    <w:qFormat/>
    <w:rsid w:val="00952BD6"/>
    <w:pPr>
      <w:spacing w:after="120"/>
      <w:jc w:val="left"/>
    </w:pPr>
  </w:style>
  <w:style w:type="paragraph" w:customStyle="1" w:styleId="BODYPARAGRAP">
    <w:name w:val="BODY PARAGRAP"/>
    <w:basedOn w:val="Normal"/>
    <w:link w:val="BODYPARAGRAPChar"/>
    <w:qFormat/>
    <w:rsid w:val="00952BD6"/>
    <w:pPr>
      <w:spacing w:after="0" w:line="276" w:lineRule="auto"/>
      <w:ind w:firstLine="624"/>
      <w:jc w:val="both"/>
    </w:pPr>
    <w:rPr>
      <w:rFonts w:ascii="Palatino Linotype" w:eastAsia="Times New Roman" w:hAnsi="Palatino Linotype"/>
      <w:color w:val="000000"/>
      <w:szCs w:val="24"/>
    </w:rPr>
  </w:style>
  <w:style w:type="paragraph" w:customStyle="1" w:styleId="1PENDAHULUAN">
    <w:name w:val="1 PENDAHULUAN"/>
    <w:basedOn w:val="Heading1"/>
    <w:qFormat/>
    <w:rsid w:val="00952BD6"/>
    <w:pPr>
      <w:keepLines w:val="0"/>
      <w:suppressAutoHyphens/>
      <w:spacing w:before="200" w:after="100" w:line="240" w:lineRule="auto"/>
    </w:pPr>
    <w:rPr>
      <w:rFonts w:ascii="Times New Roman" w:hAnsi="Times New Roman"/>
      <w:b/>
      <w:caps/>
      <w:color w:val="auto"/>
      <w:sz w:val="24"/>
      <w:szCs w:val="20"/>
      <w:lang w:eastAsia="ar-SA"/>
    </w:rPr>
  </w:style>
  <w:style w:type="paragraph" w:customStyle="1" w:styleId="2MASALAH">
    <w:name w:val="2 MASALAH"/>
    <w:basedOn w:val="1PENDAHULUAN"/>
    <w:qFormat/>
    <w:rsid w:val="00952BD6"/>
  </w:style>
  <w:style w:type="paragraph" w:customStyle="1" w:styleId="3METODE">
    <w:name w:val="3 METODE"/>
    <w:basedOn w:val="Heading1"/>
    <w:qFormat/>
    <w:rsid w:val="00952BD6"/>
    <w:pPr>
      <w:keepLines w:val="0"/>
      <w:suppressAutoHyphens/>
      <w:spacing w:before="200" w:after="100" w:line="240" w:lineRule="auto"/>
    </w:pPr>
    <w:rPr>
      <w:rFonts w:ascii="Times New Roman" w:hAnsi="Times New Roman"/>
      <w:b/>
      <w:caps/>
      <w:color w:val="auto"/>
      <w:sz w:val="24"/>
      <w:szCs w:val="20"/>
      <w:lang w:val="en-ID" w:eastAsia="ar-SA"/>
    </w:rPr>
  </w:style>
  <w:style w:type="paragraph" w:customStyle="1" w:styleId="SUBJUDUL">
    <w:name w:val="SUB JUDUL"/>
    <w:qFormat/>
    <w:rsid w:val="00952BD6"/>
    <w:pPr>
      <w:spacing w:before="200" w:after="100" w:line="240" w:lineRule="auto"/>
      <w:jc w:val="left"/>
    </w:pPr>
    <w:rPr>
      <w:rFonts w:eastAsia="Times New Roman"/>
      <w:b/>
      <w:color w:val="000000"/>
      <w:kern w:val="0"/>
      <w:szCs w:val="20"/>
      <w:lang w:val="en-AU" w:eastAsia="ar-SA"/>
      <w14:ligatures w14:val="none"/>
    </w:rPr>
  </w:style>
  <w:style w:type="paragraph" w:customStyle="1" w:styleId="4PEMBAHASAN">
    <w:name w:val="4 PEMBAHASAN"/>
    <w:basedOn w:val="Heading1"/>
    <w:qFormat/>
    <w:rsid w:val="00952BD6"/>
    <w:pPr>
      <w:keepLines w:val="0"/>
      <w:suppressAutoHyphens/>
      <w:spacing w:before="200" w:after="100" w:line="240" w:lineRule="auto"/>
    </w:pPr>
    <w:rPr>
      <w:rFonts w:ascii="Times New Roman" w:hAnsi="Times New Roman"/>
      <w:b/>
      <w:caps/>
      <w:color w:val="auto"/>
      <w:sz w:val="24"/>
      <w:szCs w:val="20"/>
      <w:lang w:val="en-ID" w:eastAsia="ar-SA"/>
    </w:rPr>
  </w:style>
  <w:style w:type="paragraph" w:customStyle="1" w:styleId="JUDULTABEL">
    <w:name w:val="JUDUL TABEL"/>
    <w:basedOn w:val="Normal"/>
    <w:qFormat/>
    <w:rsid w:val="00952BD6"/>
    <w:pPr>
      <w:numPr>
        <w:numId w:val="2"/>
      </w:numPr>
      <w:spacing w:before="120" w:after="40" w:line="276" w:lineRule="auto"/>
      <w:ind w:left="0" w:firstLine="720"/>
      <w:contextualSpacing/>
      <w:jc w:val="both"/>
    </w:pPr>
    <w:rPr>
      <w:rFonts w:ascii="Palatino Linotype" w:eastAsia="Times New Roman" w:hAnsi="Palatino Linotype"/>
      <w:lang w:val="id-ID"/>
    </w:rPr>
  </w:style>
  <w:style w:type="paragraph" w:customStyle="1" w:styleId="JUDULGAMBAR">
    <w:name w:val="JUDUL GAMBAR"/>
    <w:basedOn w:val="Normal"/>
    <w:qFormat/>
    <w:rsid w:val="00952BD6"/>
    <w:pPr>
      <w:numPr>
        <w:numId w:val="3"/>
      </w:numPr>
      <w:spacing w:before="120" w:after="240" w:line="240" w:lineRule="auto"/>
      <w:ind w:left="0" w:firstLine="0"/>
    </w:pPr>
    <w:rPr>
      <w:rFonts w:ascii="Palatino Linotype" w:eastAsia="Times New Roman" w:hAnsi="Palatino Linotype"/>
      <w:lang w:val="id-ID"/>
    </w:rPr>
  </w:style>
  <w:style w:type="paragraph" w:customStyle="1" w:styleId="5KESIMPULAN">
    <w:name w:val="5 KESIMPULAN"/>
    <w:basedOn w:val="Heading1"/>
    <w:qFormat/>
    <w:rsid w:val="00952BD6"/>
    <w:pPr>
      <w:keepLines w:val="0"/>
      <w:suppressAutoHyphens/>
      <w:spacing w:before="200" w:after="100" w:line="240" w:lineRule="auto"/>
    </w:pPr>
    <w:rPr>
      <w:rFonts w:ascii="Times New Roman" w:hAnsi="Times New Roman"/>
      <w:b/>
      <w:caps/>
      <w:color w:val="auto"/>
      <w:sz w:val="24"/>
      <w:szCs w:val="20"/>
      <w:lang w:eastAsia="ar-SA"/>
    </w:rPr>
  </w:style>
  <w:style w:type="paragraph" w:customStyle="1" w:styleId="6UCAPANTERIMAKASIH">
    <w:name w:val="6 UCAPAN TERIMA KASIH"/>
    <w:basedOn w:val="Heading1"/>
    <w:qFormat/>
    <w:rsid w:val="00952BD6"/>
    <w:pPr>
      <w:keepLines w:val="0"/>
      <w:suppressAutoHyphens/>
      <w:spacing w:before="200" w:after="100" w:line="240" w:lineRule="auto"/>
    </w:pPr>
    <w:rPr>
      <w:rFonts w:ascii="Times New Roman" w:hAnsi="Times New Roman"/>
      <w:b/>
      <w:caps/>
      <w:color w:val="auto"/>
      <w:sz w:val="24"/>
      <w:szCs w:val="20"/>
      <w:lang w:eastAsia="ar-SA"/>
    </w:rPr>
  </w:style>
  <w:style w:type="paragraph" w:customStyle="1" w:styleId="7DAFTARPUSTAKA">
    <w:name w:val="7 DAFTAR PUSTAKA"/>
    <w:basedOn w:val="Heading1"/>
    <w:qFormat/>
    <w:rsid w:val="00952BD6"/>
    <w:pPr>
      <w:keepLines w:val="0"/>
      <w:suppressAutoHyphens/>
      <w:spacing w:before="200" w:after="160" w:line="240" w:lineRule="auto"/>
    </w:pPr>
    <w:rPr>
      <w:rFonts w:ascii="Times New Roman" w:hAnsi="Times New Roman"/>
      <w:b/>
      <w:caps/>
      <w:color w:val="auto"/>
      <w:sz w:val="24"/>
      <w:szCs w:val="20"/>
      <w:lang w:eastAsia="ar-SA"/>
    </w:rPr>
  </w:style>
  <w:style w:type="paragraph" w:customStyle="1" w:styleId="DAFTARPUSTAKA">
    <w:name w:val="DAFTAR PUSTAKA"/>
    <w:basedOn w:val="Normal"/>
    <w:qFormat/>
    <w:rsid w:val="00952BD6"/>
    <w:pPr>
      <w:spacing w:after="120" w:line="240" w:lineRule="auto"/>
      <w:ind w:left="567" w:hanging="567"/>
      <w:jc w:val="both"/>
    </w:pPr>
    <w:rPr>
      <w:rFonts w:ascii="Palatino Linotype" w:eastAsia="Times New Roman" w:hAnsi="Palatino Linotype"/>
      <w:iCs/>
      <w:color w:val="000000"/>
      <w:sz w:val="20"/>
      <w:szCs w:val="24"/>
    </w:rPr>
  </w:style>
  <w:style w:type="paragraph" w:styleId="Header">
    <w:name w:val="header"/>
    <w:basedOn w:val="Normal"/>
    <w:link w:val="HeaderChar"/>
    <w:uiPriority w:val="99"/>
    <w:unhideWhenUsed/>
    <w:rsid w:val="00952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BD6"/>
    <w:rPr>
      <w:rFonts w:ascii="Calibri" w:eastAsia="Calibri" w:hAnsi="Calibri"/>
      <w:kern w:val="0"/>
      <w:sz w:val="22"/>
      <w:szCs w:val="22"/>
      <w:lang w:val="en-US"/>
      <w14:ligatures w14:val="none"/>
    </w:rPr>
  </w:style>
  <w:style w:type="paragraph" w:styleId="Footer">
    <w:name w:val="footer"/>
    <w:basedOn w:val="Normal"/>
    <w:link w:val="FooterChar"/>
    <w:unhideWhenUsed/>
    <w:rsid w:val="00952BD6"/>
    <w:pPr>
      <w:tabs>
        <w:tab w:val="center" w:pos="4680"/>
        <w:tab w:val="right" w:pos="9360"/>
      </w:tabs>
      <w:spacing w:after="0" w:line="240" w:lineRule="auto"/>
    </w:pPr>
  </w:style>
  <w:style w:type="character" w:customStyle="1" w:styleId="FooterChar">
    <w:name w:val="Footer Char"/>
    <w:basedOn w:val="DefaultParagraphFont"/>
    <w:link w:val="Footer"/>
    <w:rsid w:val="00952BD6"/>
    <w:rPr>
      <w:rFonts w:ascii="Calibri" w:eastAsia="Calibri" w:hAnsi="Calibri"/>
      <w:kern w:val="0"/>
      <w:sz w:val="22"/>
      <w:szCs w:val="22"/>
      <w:lang w:val="en-US"/>
      <w14:ligatures w14:val="none"/>
    </w:rPr>
  </w:style>
  <w:style w:type="character" w:styleId="Hyperlink">
    <w:name w:val="Hyperlink"/>
    <w:unhideWhenUsed/>
    <w:rsid w:val="00952BD6"/>
    <w:rPr>
      <w:color w:val="0563C1"/>
      <w:u w:val="single"/>
    </w:rPr>
  </w:style>
  <w:style w:type="character" w:styleId="UnresolvedMention">
    <w:name w:val="Unresolved Mention"/>
    <w:uiPriority w:val="99"/>
    <w:semiHidden/>
    <w:unhideWhenUsed/>
    <w:rsid w:val="00952BD6"/>
    <w:rPr>
      <w:color w:val="605E5C"/>
      <w:shd w:val="clear" w:color="auto" w:fill="E1DFDD"/>
    </w:rPr>
  </w:style>
  <w:style w:type="paragraph" w:customStyle="1" w:styleId="6AbstractText">
    <w:name w:val="6 Abstract Text"/>
    <w:basedOn w:val="NormalWeb"/>
    <w:rsid w:val="00952BD6"/>
    <w:pPr>
      <w:spacing w:line="240" w:lineRule="auto"/>
      <w:jc w:val="both"/>
    </w:pPr>
    <w:rPr>
      <w:rFonts w:eastAsia="Times New Roman"/>
      <w:sz w:val="20"/>
      <w:lang w:val="en"/>
    </w:rPr>
  </w:style>
  <w:style w:type="paragraph" w:customStyle="1" w:styleId="11CC">
    <w:name w:val="11 CC"/>
    <w:basedOn w:val="Normal"/>
    <w:qFormat/>
    <w:rsid w:val="00952BD6"/>
    <w:pPr>
      <w:spacing w:after="240" w:line="240" w:lineRule="auto"/>
      <w:ind w:left="1418"/>
    </w:pPr>
    <w:rPr>
      <w:rFonts w:ascii="Palatino Linotype" w:hAnsi="Palatino Linotype"/>
      <w:noProof/>
      <w:sz w:val="16"/>
    </w:rPr>
  </w:style>
  <w:style w:type="paragraph" w:styleId="NormalWeb">
    <w:name w:val="Normal (Web)"/>
    <w:basedOn w:val="Normal"/>
    <w:unhideWhenUsed/>
    <w:rsid w:val="00952BD6"/>
    <w:rPr>
      <w:rFonts w:ascii="Times New Roman" w:hAnsi="Times New Roman"/>
      <w:sz w:val="24"/>
      <w:szCs w:val="24"/>
    </w:rPr>
  </w:style>
  <w:style w:type="paragraph" w:styleId="BalloonText">
    <w:name w:val="Balloon Text"/>
    <w:basedOn w:val="Normal"/>
    <w:link w:val="BalloonTextChar"/>
    <w:uiPriority w:val="99"/>
    <w:semiHidden/>
    <w:unhideWhenUsed/>
    <w:rsid w:val="00952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BD6"/>
    <w:rPr>
      <w:rFonts w:ascii="Segoe UI" w:eastAsia="Calibri" w:hAnsi="Segoe UI" w:cs="Segoe UI"/>
      <w:kern w:val="0"/>
      <w:sz w:val="18"/>
      <w:szCs w:val="18"/>
      <w:lang w:val="en-US"/>
      <w14:ligatures w14:val="none"/>
    </w:rPr>
  </w:style>
  <w:style w:type="paragraph" w:customStyle="1" w:styleId="3AuthorAffiliation">
    <w:name w:val="3 Author Affiliation"/>
    <w:next w:val="Normal"/>
    <w:rsid w:val="00952BD6"/>
    <w:pPr>
      <w:suppressAutoHyphens/>
      <w:spacing w:line="240" w:lineRule="auto"/>
      <w:jc w:val="left"/>
    </w:pPr>
    <w:rPr>
      <w:rFonts w:eastAsia="SimSun"/>
      <w:noProof/>
      <w:kern w:val="0"/>
      <w:sz w:val="18"/>
      <w:szCs w:val="20"/>
      <w:lang w:val="en-US"/>
      <w14:ligatures w14:val="none"/>
    </w:rPr>
  </w:style>
  <w:style w:type="character" w:styleId="CommentReference">
    <w:name w:val="annotation reference"/>
    <w:uiPriority w:val="99"/>
    <w:semiHidden/>
    <w:unhideWhenUsed/>
    <w:rsid w:val="00952BD6"/>
    <w:rPr>
      <w:sz w:val="16"/>
      <w:szCs w:val="16"/>
    </w:rPr>
  </w:style>
  <w:style w:type="paragraph" w:styleId="CommentText">
    <w:name w:val="annotation text"/>
    <w:basedOn w:val="Normal"/>
    <w:link w:val="CommentTextChar"/>
    <w:uiPriority w:val="99"/>
    <w:semiHidden/>
    <w:unhideWhenUsed/>
    <w:rsid w:val="00952BD6"/>
    <w:rPr>
      <w:sz w:val="20"/>
      <w:szCs w:val="20"/>
    </w:rPr>
  </w:style>
  <w:style w:type="character" w:customStyle="1" w:styleId="CommentTextChar">
    <w:name w:val="Comment Text Char"/>
    <w:basedOn w:val="DefaultParagraphFont"/>
    <w:link w:val="CommentText"/>
    <w:uiPriority w:val="99"/>
    <w:semiHidden/>
    <w:rsid w:val="00952BD6"/>
    <w:rPr>
      <w:rFonts w:ascii="Calibri" w:eastAsia="Calibri" w:hAnsi="Calibri"/>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952BD6"/>
    <w:rPr>
      <w:b/>
      <w:bCs/>
    </w:rPr>
  </w:style>
  <w:style w:type="character" w:customStyle="1" w:styleId="CommentSubjectChar">
    <w:name w:val="Comment Subject Char"/>
    <w:basedOn w:val="CommentTextChar"/>
    <w:link w:val="CommentSubject"/>
    <w:uiPriority w:val="99"/>
    <w:semiHidden/>
    <w:rsid w:val="00952BD6"/>
    <w:rPr>
      <w:rFonts w:ascii="Calibri" w:eastAsia="Calibri" w:hAnsi="Calibri"/>
      <w:b/>
      <w:bCs/>
      <w:kern w:val="0"/>
      <w:sz w:val="20"/>
      <w:szCs w:val="20"/>
      <w:lang w:val="en-US"/>
      <w14:ligatures w14:val="none"/>
    </w:rPr>
  </w:style>
  <w:style w:type="paragraph" w:styleId="BodyTextIndent2">
    <w:name w:val="Body Text Indent 2"/>
    <w:basedOn w:val="Normal"/>
    <w:link w:val="BodyTextIndent2Char"/>
    <w:uiPriority w:val="99"/>
    <w:semiHidden/>
    <w:unhideWhenUsed/>
    <w:rsid w:val="00952BD6"/>
    <w:pPr>
      <w:spacing w:after="120" w:line="480" w:lineRule="auto"/>
      <w:ind w:left="283"/>
    </w:pPr>
  </w:style>
  <w:style w:type="character" w:customStyle="1" w:styleId="BodyTextIndent2Char">
    <w:name w:val="Body Text Indent 2 Char"/>
    <w:basedOn w:val="DefaultParagraphFont"/>
    <w:link w:val="BodyTextIndent2"/>
    <w:uiPriority w:val="99"/>
    <w:semiHidden/>
    <w:rsid w:val="00952BD6"/>
    <w:rPr>
      <w:rFonts w:ascii="Calibri" w:eastAsia="Calibri" w:hAnsi="Calibri"/>
      <w:kern w:val="0"/>
      <w:sz w:val="22"/>
      <w:szCs w:val="22"/>
      <w:lang w:val="en-US"/>
      <w14:ligatures w14:val="none"/>
    </w:rPr>
  </w:style>
  <w:style w:type="character" w:styleId="FollowedHyperlink">
    <w:name w:val="FollowedHyperlink"/>
    <w:basedOn w:val="DefaultParagraphFont"/>
    <w:uiPriority w:val="99"/>
    <w:semiHidden/>
    <w:unhideWhenUsed/>
    <w:rsid w:val="00952BD6"/>
    <w:rPr>
      <w:color w:val="954F72" w:themeColor="followedHyperlink"/>
      <w:u w:val="single"/>
    </w:rPr>
  </w:style>
  <w:style w:type="paragraph" w:customStyle="1" w:styleId="Style1">
    <w:name w:val="Style1"/>
    <w:basedOn w:val="BODYPARAGRAP"/>
    <w:link w:val="Style1Char"/>
    <w:qFormat/>
    <w:rsid w:val="00952BD6"/>
    <w:pPr>
      <w:ind w:firstLine="567"/>
    </w:pPr>
    <w:rPr>
      <w:color w:val="4472C4" w:themeColor="accent1"/>
      <w:sz w:val="20"/>
      <w:szCs w:val="20"/>
      <w:lang w:val="en-AU"/>
    </w:rPr>
  </w:style>
  <w:style w:type="character" w:customStyle="1" w:styleId="BODYPARAGRAPChar">
    <w:name w:val="BODY PARAGRAP Char"/>
    <w:basedOn w:val="DefaultParagraphFont"/>
    <w:link w:val="BODYPARAGRAP"/>
    <w:rsid w:val="00952BD6"/>
    <w:rPr>
      <w:rFonts w:ascii="Palatino Linotype" w:eastAsia="Times New Roman" w:hAnsi="Palatino Linotype"/>
      <w:color w:val="000000"/>
      <w:kern w:val="0"/>
      <w:sz w:val="22"/>
      <w:lang w:val="en-US"/>
      <w14:ligatures w14:val="none"/>
    </w:rPr>
  </w:style>
  <w:style w:type="character" w:customStyle="1" w:styleId="Style1Char">
    <w:name w:val="Style1 Char"/>
    <w:basedOn w:val="BODYPARAGRAPChar"/>
    <w:link w:val="Style1"/>
    <w:rsid w:val="00952BD6"/>
    <w:rPr>
      <w:rFonts w:ascii="Palatino Linotype" w:eastAsia="Times New Roman" w:hAnsi="Palatino Linotype"/>
      <w:color w:val="4472C4" w:themeColor="accent1"/>
      <w:kern w:val="0"/>
      <w:sz w:val="20"/>
      <w:szCs w:val="20"/>
      <w:lang w:val="en-AU"/>
      <w14:ligatures w14:val="none"/>
    </w:rPr>
  </w:style>
  <w:style w:type="character" w:customStyle="1" w:styleId="BodyTextChar">
    <w:name w:val="Body Text Char"/>
    <w:rsid w:val="00952BD6"/>
    <w:rPr>
      <w:rFonts w:ascii="Times New Roman" w:eastAsia="MS Mincho" w:hAnsi="Times New Roman" w:cs="Times New Roman"/>
      <w:sz w:val="20"/>
      <w:szCs w:val="20"/>
    </w:rPr>
  </w:style>
  <w:style w:type="paragraph" w:customStyle="1" w:styleId="Heading">
    <w:name w:val="Heading"/>
    <w:basedOn w:val="Normal"/>
    <w:next w:val="BodyText"/>
    <w:rsid w:val="00952BD6"/>
    <w:pPr>
      <w:keepNext/>
      <w:suppressAutoHyphens/>
      <w:spacing w:before="240" w:after="120" w:line="240" w:lineRule="auto"/>
      <w:jc w:val="center"/>
    </w:pPr>
    <w:rPr>
      <w:rFonts w:ascii="Liberation Sans" w:eastAsia="Droid Sans Fallback" w:hAnsi="Liberation Sans" w:cs="FreeSans"/>
      <w:sz w:val="28"/>
      <w:szCs w:val="28"/>
      <w:lang w:eastAsia="zh-CN"/>
    </w:rPr>
  </w:style>
  <w:style w:type="paragraph" w:styleId="BodyText">
    <w:name w:val="Body Text"/>
    <w:basedOn w:val="Normal"/>
    <w:link w:val="BodyTextChar1"/>
    <w:rsid w:val="00952BD6"/>
    <w:pPr>
      <w:tabs>
        <w:tab w:val="left" w:pos="288"/>
      </w:tabs>
      <w:suppressAutoHyphens/>
      <w:spacing w:after="120" w:line="228" w:lineRule="auto"/>
      <w:ind w:firstLine="288"/>
      <w:jc w:val="both"/>
    </w:pPr>
    <w:rPr>
      <w:rFonts w:ascii="Garamond" w:eastAsia="MS Mincho" w:hAnsi="Garamond"/>
      <w:spacing w:val="-1"/>
      <w:sz w:val="20"/>
      <w:szCs w:val="20"/>
      <w:lang w:eastAsia="zh-CN"/>
    </w:rPr>
  </w:style>
  <w:style w:type="character" w:customStyle="1" w:styleId="BodyTextChar1">
    <w:name w:val="Body Text Char1"/>
    <w:basedOn w:val="DefaultParagraphFont"/>
    <w:link w:val="BodyText"/>
    <w:rsid w:val="00952BD6"/>
    <w:rPr>
      <w:rFonts w:ascii="Garamond" w:eastAsia="MS Mincho" w:hAnsi="Garamond"/>
      <w:spacing w:val="-1"/>
      <w:kern w:val="0"/>
      <w:sz w:val="20"/>
      <w:szCs w:val="20"/>
      <w:lang w:val="en-US" w:eastAsia="zh-CN"/>
      <w14:ligatures w14:val="none"/>
    </w:rPr>
  </w:style>
  <w:style w:type="paragraph" w:styleId="List">
    <w:name w:val="List"/>
    <w:basedOn w:val="BodyText"/>
    <w:rsid w:val="00952BD6"/>
    <w:rPr>
      <w:rFonts w:cs="FreeSans"/>
    </w:rPr>
  </w:style>
  <w:style w:type="paragraph" w:styleId="Caption">
    <w:name w:val="caption"/>
    <w:basedOn w:val="Normal"/>
    <w:uiPriority w:val="35"/>
    <w:qFormat/>
    <w:rsid w:val="00952BD6"/>
    <w:pPr>
      <w:suppressLineNumbers/>
      <w:suppressAutoHyphens/>
      <w:spacing w:before="120" w:after="120" w:line="240" w:lineRule="auto"/>
      <w:jc w:val="center"/>
    </w:pPr>
    <w:rPr>
      <w:rFonts w:ascii="Times New Roman" w:eastAsia="Times New Roman" w:hAnsi="Times New Roman" w:cs="FreeSans"/>
      <w:i/>
      <w:iCs/>
      <w:sz w:val="24"/>
      <w:szCs w:val="24"/>
      <w:lang w:eastAsia="zh-CN"/>
    </w:rPr>
  </w:style>
  <w:style w:type="paragraph" w:customStyle="1" w:styleId="Index">
    <w:name w:val="Index"/>
    <w:basedOn w:val="Normal"/>
    <w:rsid w:val="00952BD6"/>
    <w:pPr>
      <w:suppressLineNumbers/>
      <w:suppressAutoHyphens/>
      <w:spacing w:after="0" w:line="240" w:lineRule="auto"/>
      <w:jc w:val="center"/>
    </w:pPr>
    <w:rPr>
      <w:rFonts w:ascii="Times New Roman" w:eastAsia="Times New Roman" w:hAnsi="Times New Roman" w:cs="FreeSans"/>
      <w:sz w:val="20"/>
      <w:szCs w:val="20"/>
      <w:lang w:eastAsia="zh-CN"/>
    </w:rPr>
  </w:style>
  <w:style w:type="paragraph" w:customStyle="1" w:styleId="infAbstract">
    <w:name w:val="inf_Abstract"/>
    <w:rsid w:val="00952BD6"/>
    <w:pPr>
      <w:shd w:val="clear" w:color="auto" w:fill="DEEAF6"/>
      <w:suppressAutoHyphens/>
      <w:spacing w:after="200" w:line="240" w:lineRule="auto"/>
    </w:pPr>
    <w:rPr>
      <w:rFonts w:ascii="Garamond" w:eastAsia="Times New Roman" w:hAnsi="Garamond"/>
      <w:bCs/>
      <w:kern w:val="0"/>
      <w:sz w:val="18"/>
      <w:szCs w:val="18"/>
      <w:lang w:val="en-US" w:eastAsia="zh-CN"/>
      <w14:ligatures w14:val="none"/>
    </w:rPr>
  </w:style>
  <w:style w:type="paragraph" w:customStyle="1" w:styleId="infAffiliation">
    <w:name w:val="inf_Affiliation"/>
    <w:rsid w:val="00952BD6"/>
    <w:pPr>
      <w:suppressAutoHyphens/>
      <w:spacing w:line="240" w:lineRule="auto"/>
      <w:jc w:val="right"/>
    </w:pPr>
    <w:rPr>
      <w:rFonts w:ascii="Garamond" w:eastAsia="Times New Roman" w:hAnsi="Garamond"/>
      <w:kern w:val="0"/>
      <w:sz w:val="20"/>
      <w:szCs w:val="20"/>
      <w:lang w:val="en-US" w:eastAsia="zh-CN"/>
      <w14:ligatures w14:val="none"/>
    </w:rPr>
  </w:style>
  <w:style w:type="paragraph" w:customStyle="1" w:styleId="infAuthor">
    <w:name w:val="inf_Author"/>
    <w:next w:val="infAffiliation"/>
    <w:rsid w:val="00952BD6"/>
    <w:pPr>
      <w:suppressAutoHyphens/>
      <w:spacing w:before="120" w:after="40" w:line="240" w:lineRule="auto"/>
      <w:jc w:val="center"/>
    </w:pPr>
    <w:rPr>
      <w:rFonts w:ascii="Garamond" w:eastAsia="Times New Roman" w:hAnsi="Garamond"/>
      <w:b/>
      <w:kern w:val="0"/>
      <w:sz w:val="22"/>
      <w:szCs w:val="22"/>
      <w:lang w:val="en-US"/>
      <w14:ligatures w14:val="none"/>
    </w:rPr>
  </w:style>
  <w:style w:type="paragraph" w:customStyle="1" w:styleId="bulletlist">
    <w:name w:val="bullet list"/>
    <w:basedOn w:val="BodyText"/>
    <w:rsid w:val="00952BD6"/>
    <w:pPr>
      <w:numPr>
        <w:numId w:val="8"/>
      </w:numPr>
      <w:ind w:left="576" w:hanging="288"/>
    </w:pPr>
  </w:style>
  <w:style w:type="paragraph" w:customStyle="1" w:styleId="infequation">
    <w:name w:val="inf_equation"/>
    <w:basedOn w:val="Normal"/>
    <w:rsid w:val="00952BD6"/>
    <w:pPr>
      <w:tabs>
        <w:tab w:val="center" w:pos="2520"/>
        <w:tab w:val="right" w:pos="5040"/>
      </w:tabs>
      <w:suppressAutoHyphens/>
      <w:spacing w:before="120" w:after="180" w:line="216" w:lineRule="auto"/>
      <w:contextualSpacing/>
      <w:jc w:val="center"/>
    </w:pPr>
    <w:rPr>
      <w:rFonts w:ascii="Symbol" w:eastAsia="Times New Roman" w:hAnsi="Symbol" w:cs="Symbol"/>
      <w:sz w:val="20"/>
      <w:szCs w:val="20"/>
      <w:lang w:eastAsia="zh-CN"/>
    </w:rPr>
  </w:style>
  <w:style w:type="paragraph" w:customStyle="1" w:styleId="inffigureCaption">
    <w:name w:val="inf_figureCaption"/>
    <w:rsid w:val="00952BD6"/>
    <w:pPr>
      <w:numPr>
        <w:numId w:val="14"/>
      </w:numPr>
      <w:tabs>
        <w:tab w:val="left" w:pos="288"/>
      </w:tabs>
      <w:suppressAutoHyphens/>
      <w:spacing w:before="80" w:after="200" w:line="240" w:lineRule="auto"/>
      <w:jc w:val="center"/>
    </w:pPr>
    <w:rPr>
      <w:rFonts w:ascii="Garamond" w:eastAsia="Times New Roman" w:hAnsi="Garamond"/>
      <w:b/>
      <w:kern w:val="0"/>
      <w:sz w:val="16"/>
      <w:szCs w:val="16"/>
      <w:lang w:val="en-US"/>
      <w14:ligatures w14:val="none"/>
    </w:rPr>
  </w:style>
  <w:style w:type="paragraph" w:customStyle="1" w:styleId="footnote">
    <w:name w:val="footnote"/>
    <w:rsid w:val="00952BD6"/>
    <w:pPr>
      <w:numPr>
        <w:numId w:val="7"/>
      </w:numPr>
      <w:suppressAutoHyphens/>
      <w:spacing w:after="40" w:line="240" w:lineRule="auto"/>
      <w:jc w:val="left"/>
    </w:pPr>
    <w:rPr>
      <w:rFonts w:eastAsia="Times New Roman"/>
      <w:kern w:val="0"/>
      <w:sz w:val="16"/>
      <w:szCs w:val="16"/>
      <w:lang w:val="en-US" w:eastAsia="zh-CN"/>
      <w14:ligatures w14:val="none"/>
    </w:rPr>
  </w:style>
  <w:style w:type="paragraph" w:customStyle="1" w:styleId="infkeyWords">
    <w:name w:val="inf_keyWords"/>
    <w:rsid w:val="00952BD6"/>
    <w:pPr>
      <w:shd w:val="clear" w:color="auto" w:fill="DEEAF6"/>
      <w:suppressAutoHyphens/>
      <w:spacing w:after="120" w:line="240" w:lineRule="auto"/>
    </w:pPr>
    <w:rPr>
      <w:rFonts w:ascii="Garamond" w:eastAsia="Times New Roman" w:hAnsi="Garamond"/>
      <w:bCs/>
      <w:iCs/>
      <w:kern w:val="0"/>
      <w:sz w:val="18"/>
      <w:szCs w:val="18"/>
      <w:lang w:val="en-US"/>
      <w14:ligatures w14:val="none"/>
    </w:rPr>
  </w:style>
  <w:style w:type="paragraph" w:customStyle="1" w:styleId="infsubTitle">
    <w:name w:val="inf_subTitle"/>
    <w:rsid w:val="00952BD6"/>
    <w:pPr>
      <w:suppressAutoHyphens/>
      <w:spacing w:after="120" w:line="240" w:lineRule="auto"/>
      <w:jc w:val="right"/>
    </w:pPr>
    <w:rPr>
      <w:rFonts w:ascii="Garamond" w:eastAsia="Times New Roman" w:hAnsi="Garamond"/>
      <w:b/>
      <w:bCs/>
      <w:kern w:val="0"/>
      <w:sz w:val="28"/>
      <w:szCs w:val="28"/>
      <w:lang w:val="en-US"/>
      <w14:ligatures w14:val="none"/>
    </w:rPr>
  </w:style>
  <w:style w:type="paragraph" w:customStyle="1" w:styleId="infTitle">
    <w:name w:val="inf_Title"/>
    <w:rsid w:val="00952BD6"/>
    <w:pPr>
      <w:suppressAutoHyphens/>
      <w:spacing w:after="120" w:line="240" w:lineRule="auto"/>
      <w:jc w:val="right"/>
    </w:pPr>
    <w:rPr>
      <w:rFonts w:ascii="Garamond" w:eastAsia="Times New Roman" w:hAnsi="Garamond"/>
      <w:b/>
      <w:bCs/>
      <w:kern w:val="0"/>
      <w:sz w:val="44"/>
      <w:szCs w:val="48"/>
      <w:lang w:val="en-US"/>
      <w14:ligatures w14:val="none"/>
    </w:rPr>
  </w:style>
  <w:style w:type="paragraph" w:customStyle="1" w:styleId="infbibliography">
    <w:name w:val="inf_bibliography"/>
    <w:rsid w:val="00952BD6"/>
    <w:pPr>
      <w:numPr>
        <w:numId w:val="9"/>
      </w:numPr>
      <w:suppressAutoHyphens/>
      <w:spacing w:after="50" w:line="180" w:lineRule="exact"/>
    </w:pPr>
    <w:rPr>
      <w:rFonts w:ascii="Garamond" w:eastAsia="Times New Roman" w:hAnsi="Garamond"/>
      <w:kern w:val="0"/>
      <w:sz w:val="18"/>
      <w:szCs w:val="16"/>
      <w:lang w:val="en-US"/>
      <w14:ligatures w14:val="none"/>
    </w:rPr>
  </w:style>
  <w:style w:type="paragraph" w:customStyle="1" w:styleId="sponsors">
    <w:name w:val="sponsors"/>
    <w:rsid w:val="00952BD6"/>
    <w:pPr>
      <w:pBdr>
        <w:top w:val="single" w:sz="4" w:space="2" w:color="000000"/>
      </w:pBdr>
      <w:suppressAutoHyphens/>
      <w:spacing w:line="240" w:lineRule="auto"/>
      <w:ind w:firstLine="288"/>
      <w:jc w:val="left"/>
    </w:pPr>
    <w:rPr>
      <w:rFonts w:eastAsia="Times New Roman"/>
      <w:kern w:val="0"/>
      <w:sz w:val="16"/>
      <w:szCs w:val="16"/>
      <w:lang w:val="en-US" w:eastAsia="zh-CN"/>
      <w14:ligatures w14:val="none"/>
    </w:rPr>
  </w:style>
  <w:style w:type="paragraph" w:customStyle="1" w:styleId="tablecolhead">
    <w:name w:val="table col head"/>
    <w:basedOn w:val="Normal"/>
    <w:rsid w:val="00952BD6"/>
    <w:pPr>
      <w:suppressAutoHyphens/>
      <w:spacing w:after="0" w:line="240" w:lineRule="auto"/>
      <w:jc w:val="center"/>
    </w:pPr>
    <w:rPr>
      <w:rFonts w:ascii="Garamond" w:eastAsia="Times New Roman" w:hAnsi="Garamond"/>
      <w:b/>
      <w:bCs/>
      <w:sz w:val="16"/>
      <w:szCs w:val="16"/>
      <w:lang w:eastAsia="zh-CN"/>
    </w:rPr>
  </w:style>
  <w:style w:type="paragraph" w:customStyle="1" w:styleId="tablecolsubhead">
    <w:name w:val="table col subhead"/>
    <w:basedOn w:val="tablecolhead"/>
    <w:rsid w:val="00952BD6"/>
    <w:rPr>
      <w:i/>
      <w:iCs/>
      <w:sz w:val="15"/>
      <w:szCs w:val="15"/>
    </w:rPr>
  </w:style>
  <w:style w:type="paragraph" w:customStyle="1" w:styleId="tablecopy">
    <w:name w:val="table copy"/>
    <w:rsid w:val="00952BD6"/>
    <w:pPr>
      <w:suppressAutoHyphens/>
      <w:spacing w:line="240" w:lineRule="auto"/>
    </w:pPr>
    <w:rPr>
      <w:rFonts w:ascii="Garamond" w:eastAsia="Times New Roman" w:hAnsi="Garamond"/>
      <w:kern w:val="0"/>
      <w:sz w:val="16"/>
      <w:szCs w:val="16"/>
      <w:lang w:val="en-US"/>
      <w14:ligatures w14:val="none"/>
    </w:rPr>
  </w:style>
  <w:style w:type="paragraph" w:customStyle="1" w:styleId="tablefootnote">
    <w:name w:val="table footnote"/>
    <w:rsid w:val="00952BD6"/>
    <w:pPr>
      <w:numPr>
        <w:numId w:val="12"/>
      </w:numPr>
      <w:tabs>
        <w:tab w:val="left" w:pos="29"/>
      </w:tabs>
      <w:suppressAutoHyphens/>
      <w:spacing w:before="60" w:after="30" w:line="240" w:lineRule="auto"/>
      <w:ind w:left="360" w:firstLine="0"/>
      <w:jc w:val="right"/>
    </w:pPr>
    <w:rPr>
      <w:rFonts w:ascii="Garamond" w:eastAsia="MS Mincho" w:hAnsi="Garamond"/>
      <w:kern w:val="0"/>
      <w:sz w:val="12"/>
      <w:szCs w:val="12"/>
      <w:lang w:val="en-US" w:eastAsia="zh-CN"/>
      <w14:ligatures w14:val="none"/>
    </w:rPr>
  </w:style>
  <w:style w:type="paragraph" w:customStyle="1" w:styleId="InftableHead">
    <w:name w:val="Inf_tableHead"/>
    <w:rsid w:val="00952BD6"/>
    <w:pPr>
      <w:keepNext/>
      <w:numPr>
        <w:numId w:val="13"/>
      </w:numPr>
      <w:suppressAutoHyphens/>
      <w:spacing w:before="240" w:after="120" w:line="216" w:lineRule="auto"/>
      <w:jc w:val="center"/>
    </w:pPr>
    <w:rPr>
      <w:rFonts w:ascii="Garamond" w:eastAsia="Times New Roman" w:hAnsi="Garamond"/>
      <w:kern w:val="0"/>
      <w:sz w:val="16"/>
      <w:szCs w:val="16"/>
      <w:lang w:val="en-US"/>
      <w14:ligatures w14:val="none"/>
    </w:rPr>
  </w:style>
  <w:style w:type="paragraph" w:customStyle="1" w:styleId="FrameContents">
    <w:name w:val="Frame Contents"/>
    <w:basedOn w:val="Normal"/>
    <w:rsid w:val="00952BD6"/>
    <w:pPr>
      <w:suppressAutoHyphens/>
      <w:spacing w:after="0" w:line="240" w:lineRule="auto"/>
      <w:jc w:val="center"/>
    </w:pPr>
    <w:rPr>
      <w:rFonts w:ascii="Times New Roman" w:eastAsia="Times New Roman" w:hAnsi="Times New Roman"/>
      <w:sz w:val="20"/>
      <w:szCs w:val="20"/>
      <w:lang w:eastAsia="zh-CN"/>
    </w:rPr>
  </w:style>
  <w:style w:type="paragraph" w:customStyle="1" w:styleId="TableContents">
    <w:name w:val="Table Contents"/>
    <w:basedOn w:val="Normal"/>
    <w:rsid w:val="00952BD6"/>
    <w:pPr>
      <w:suppressLineNumbers/>
      <w:suppressAutoHyphens/>
      <w:spacing w:after="0" w:line="240" w:lineRule="auto"/>
      <w:jc w:val="center"/>
    </w:pPr>
    <w:rPr>
      <w:rFonts w:ascii="Times New Roman" w:eastAsia="Times New Roman" w:hAnsi="Times New Roman"/>
      <w:sz w:val="20"/>
      <w:szCs w:val="20"/>
      <w:lang w:eastAsia="zh-CN"/>
    </w:rPr>
  </w:style>
  <w:style w:type="paragraph" w:customStyle="1" w:styleId="TableHeading">
    <w:name w:val="Table Heading"/>
    <w:basedOn w:val="TableContents"/>
    <w:rsid w:val="00952BD6"/>
    <w:rPr>
      <w:b/>
      <w:bCs/>
    </w:rPr>
  </w:style>
  <w:style w:type="paragraph" w:customStyle="1" w:styleId="infbiblio2">
    <w:name w:val="inf_biblio_2"/>
    <w:basedOn w:val="infbibliography"/>
    <w:rsid w:val="00952BD6"/>
    <w:pPr>
      <w:numPr>
        <w:numId w:val="0"/>
      </w:numPr>
      <w:ind w:left="288" w:hanging="288"/>
    </w:pPr>
  </w:style>
  <w:style w:type="paragraph" w:customStyle="1" w:styleId="inffigureFrame">
    <w:name w:val="inf_figureFrame"/>
    <w:basedOn w:val="BodyText"/>
    <w:qFormat/>
    <w:rsid w:val="00952BD6"/>
    <w:pPr>
      <w:ind w:firstLine="0"/>
    </w:pPr>
  </w:style>
  <w:style w:type="paragraph" w:styleId="ListParagraph">
    <w:name w:val="List Paragraph"/>
    <w:aliases w:val="HEADING 2,Char Char2,List Paragraph2,Body of text,spasi 2 taiiii,Bulet1,Figure_name,Equipment,Numbered Indented Text,List Paragraph Char Char Char,List Paragraph Char Char,List_TIS,List Paragraph1,lp1,List Paragraph11,b1"/>
    <w:basedOn w:val="Normal"/>
    <w:link w:val="ListParagraphChar"/>
    <w:uiPriority w:val="34"/>
    <w:qFormat/>
    <w:rsid w:val="00952BD6"/>
    <w:pPr>
      <w:spacing w:after="200" w:line="276" w:lineRule="auto"/>
      <w:ind w:left="720"/>
      <w:contextualSpacing/>
    </w:pPr>
    <w:rPr>
      <w:rFonts w:eastAsia="SimSun"/>
      <w:lang w:eastAsia="zh-CN"/>
    </w:rPr>
  </w:style>
  <w:style w:type="character" w:styleId="Strong">
    <w:name w:val="Strong"/>
    <w:uiPriority w:val="99"/>
    <w:qFormat/>
    <w:rsid w:val="00952BD6"/>
    <w:rPr>
      <w:b/>
      <w:bCs/>
    </w:rPr>
  </w:style>
  <w:style w:type="paragraph" w:customStyle="1" w:styleId="Equation">
    <w:name w:val="Equation"/>
    <w:basedOn w:val="Normal"/>
    <w:rsid w:val="00952BD6"/>
    <w:pPr>
      <w:tabs>
        <w:tab w:val="center" w:pos="4320"/>
        <w:tab w:val="right" w:pos="9242"/>
      </w:tabs>
      <w:spacing w:after="0" w:line="240" w:lineRule="auto"/>
      <w:jc w:val="center"/>
    </w:pPr>
    <w:rPr>
      <w:rFonts w:ascii="Times New Roman" w:eastAsia="Times New Roman" w:hAnsi="Times New Roman"/>
      <w:sz w:val="20"/>
      <w:szCs w:val="20"/>
    </w:rPr>
  </w:style>
  <w:style w:type="paragraph" w:customStyle="1" w:styleId="Text">
    <w:name w:val="Text"/>
    <w:basedOn w:val="Normal"/>
    <w:uiPriority w:val="99"/>
    <w:rsid w:val="00952BD6"/>
    <w:pPr>
      <w:tabs>
        <w:tab w:val="right" w:pos="7200"/>
      </w:tabs>
      <w:spacing w:after="0" w:line="260" w:lineRule="exact"/>
      <w:jc w:val="both"/>
    </w:pPr>
    <w:rPr>
      <w:rFonts w:ascii="Times New Roman" w:eastAsia="MS Mincho" w:hAnsi="Times New Roman"/>
      <w:sz w:val="20"/>
      <w:szCs w:val="24"/>
    </w:rPr>
  </w:style>
  <w:style w:type="paragraph" w:customStyle="1" w:styleId="References">
    <w:name w:val="References"/>
    <w:basedOn w:val="Normal"/>
    <w:qFormat/>
    <w:rsid w:val="00952BD6"/>
    <w:pPr>
      <w:numPr>
        <w:numId w:val="19"/>
      </w:numPr>
      <w:autoSpaceDE w:val="0"/>
      <w:autoSpaceDN w:val="0"/>
      <w:spacing w:after="0" w:line="240" w:lineRule="auto"/>
      <w:jc w:val="both"/>
    </w:pPr>
    <w:rPr>
      <w:rFonts w:ascii="Times New Roman" w:eastAsia="Times New Roman" w:hAnsi="Times New Roman"/>
      <w:sz w:val="16"/>
      <w:szCs w:val="16"/>
    </w:rPr>
  </w:style>
  <w:style w:type="character" w:styleId="Emphasis">
    <w:name w:val="Emphasis"/>
    <w:qFormat/>
    <w:rsid w:val="00952BD6"/>
    <w:rPr>
      <w:i/>
      <w:iCs/>
    </w:rPr>
  </w:style>
  <w:style w:type="paragraph" w:styleId="HTMLPreformatted">
    <w:name w:val="HTML Preformatted"/>
    <w:basedOn w:val="Normal"/>
    <w:link w:val="HTMLPreformattedChar"/>
    <w:rsid w:val="00952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952BD6"/>
    <w:rPr>
      <w:rFonts w:ascii="Courier New" w:eastAsia="Times New Roman" w:hAnsi="Courier New" w:cs="Courier New"/>
      <w:kern w:val="0"/>
      <w:sz w:val="20"/>
      <w:szCs w:val="20"/>
      <w:lang w:val="en-US"/>
      <w14:ligatures w14:val="none"/>
    </w:rPr>
  </w:style>
  <w:style w:type="paragraph" w:styleId="NoSpacing">
    <w:name w:val="No Spacing"/>
    <w:qFormat/>
    <w:rsid w:val="00952BD6"/>
    <w:pPr>
      <w:spacing w:line="240" w:lineRule="auto"/>
      <w:jc w:val="left"/>
    </w:pPr>
    <w:rPr>
      <w:rFonts w:ascii="Calibri" w:eastAsia="Calibri" w:hAnsi="Calibri"/>
      <w:kern w:val="0"/>
      <w:sz w:val="22"/>
      <w:szCs w:val="22"/>
      <w:lang w:val="en-US"/>
      <w14:ligatures w14:val="none"/>
    </w:rPr>
  </w:style>
  <w:style w:type="paragraph" w:customStyle="1" w:styleId="BodyTextBCREC">
    <w:name w:val="BodyText BCREC"/>
    <w:basedOn w:val="Normal"/>
    <w:link w:val="BodyTextBCRECChar"/>
    <w:qFormat/>
    <w:rsid w:val="00952BD6"/>
    <w:pPr>
      <w:widowControl w:val="0"/>
      <w:autoSpaceDE w:val="0"/>
      <w:autoSpaceDN w:val="0"/>
      <w:adjustRightInd w:val="0"/>
      <w:spacing w:after="0" w:line="360" w:lineRule="auto"/>
      <w:ind w:firstLine="340"/>
      <w:jc w:val="both"/>
      <w:textAlignment w:val="baseline"/>
    </w:pPr>
    <w:rPr>
      <w:rFonts w:ascii="Times New Roman" w:eastAsia="BatangChe" w:hAnsi="Times New Roman"/>
      <w:sz w:val="24"/>
      <w:szCs w:val="20"/>
      <w:lang w:eastAsia="ko-KR"/>
    </w:rPr>
  </w:style>
  <w:style w:type="character" w:customStyle="1" w:styleId="BodyTextBCRECChar">
    <w:name w:val="BodyText BCREC Char"/>
    <w:link w:val="BodyTextBCREC"/>
    <w:rsid w:val="00952BD6"/>
    <w:rPr>
      <w:rFonts w:eastAsia="BatangChe"/>
      <w:kern w:val="0"/>
      <w:szCs w:val="20"/>
      <w:lang w:val="en-US" w:eastAsia="ko-KR"/>
      <w14:ligatures w14:val="none"/>
    </w:rPr>
  </w:style>
  <w:style w:type="character" w:customStyle="1" w:styleId="UnresolvedMention1">
    <w:name w:val="Unresolved Mention1"/>
    <w:uiPriority w:val="99"/>
    <w:semiHidden/>
    <w:unhideWhenUsed/>
    <w:rsid w:val="00952BD6"/>
    <w:rPr>
      <w:color w:val="605E5C"/>
      <w:shd w:val="clear" w:color="auto" w:fill="E1DFDD"/>
    </w:rPr>
  </w:style>
  <w:style w:type="paragraph" w:customStyle="1" w:styleId="ContentICMAAE">
    <w:name w:val="Content ICMAAE"/>
    <w:basedOn w:val="Normal"/>
    <w:link w:val="ContentICMAAEChar"/>
    <w:qFormat/>
    <w:rsid w:val="00952BD6"/>
    <w:pPr>
      <w:spacing w:after="120" w:line="240" w:lineRule="auto"/>
      <w:ind w:firstLine="270"/>
      <w:jc w:val="both"/>
    </w:pPr>
    <w:rPr>
      <w:rFonts w:ascii="Times New Roman" w:hAnsi="Times New Roman"/>
      <w:sz w:val="20"/>
      <w:szCs w:val="20"/>
    </w:rPr>
  </w:style>
  <w:style w:type="character" w:customStyle="1" w:styleId="ContentICMAAEChar">
    <w:name w:val="Content ICMAAE Char"/>
    <w:link w:val="ContentICMAAE"/>
    <w:rsid w:val="00952BD6"/>
    <w:rPr>
      <w:rFonts w:eastAsia="Calibri"/>
      <w:kern w:val="0"/>
      <w:sz w:val="20"/>
      <w:szCs w:val="20"/>
      <w:lang w:val="en-US"/>
      <w14:ligatures w14:val="none"/>
    </w:rPr>
  </w:style>
  <w:style w:type="paragraph" w:customStyle="1" w:styleId="heading10">
    <w:name w:val="heading1"/>
    <w:basedOn w:val="Heading1"/>
    <w:next w:val="Normal"/>
    <w:rsid w:val="00952BD6"/>
    <w:pPr>
      <w:keepLines w:val="0"/>
      <w:tabs>
        <w:tab w:val="num" w:pos="360"/>
      </w:tabs>
      <w:spacing w:after="240" w:line="240" w:lineRule="auto"/>
      <w:jc w:val="both"/>
    </w:pPr>
    <w:rPr>
      <w:rFonts w:ascii="Times New Roman" w:hAnsi="Times New Roman" w:cs="Arial"/>
      <w:b/>
      <w:bCs/>
      <w:color w:val="auto"/>
      <w:kern w:val="32"/>
      <w:sz w:val="28"/>
      <w:szCs w:val="28"/>
      <w:lang w:val="de-DE"/>
    </w:rPr>
  </w:style>
  <w:style w:type="paragraph" w:customStyle="1" w:styleId="TableCaption">
    <w:name w:val="Table Caption"/>
    <w:basedOn w:val="Normal"/>
    <w:rsid w:val="00952BD6"/>
    <w:pPr>
      <w:suppressAutoHyphens/>
      <w:spacing w:after="0" w:line="240" w:lineRule="auto"/>
      <w:jc w:val="both"/>
    </w:pPr>
    <w:rPr>
      <w:rFonts w:ascii="Arial" w:eastAsia="Times New Roman" w:hAnsi="Arial"/>
      <w:sz w:val="16"/>
      <w:szCs w:val="24"/>
      <w:lang w:val="en-GB" w:eastAsia="ar-SA"/>
    </w:rPr>
  </w:style>
  <w:style w:type="character" w:customStyle="1" w:styleId="TitleChar1">
    <w:name w:val="Title Char1"/>
    <w:uiPriority w:val="10"/>
    <w:rsid w:val="00952BD6"/>
    <w:rPr>
      <w:rFonts w:ascii="Calibri Light" w:eastAsia="Times New Roman" w:hAnsi="Calibri Light" w:cs="Times New Roman"/>
      <w:b/>
      <w:bCs/>
      <w:kern w:val="28"/>
      <w:sz w:val="32"/>
      <w:szCs w:val="32"/>
      <w:lang w:eastAsia="zh-CN"/>
    </w:rPr>
  </w:style>
  <w:style w:type="character" w:customStyle="1" w:styleId="ListParagraphChar">
    <w:name w:val="List Paragraph Char"/>
    <w:aliases w:val="HEADING 2 Char,Char Char2 Char,List Paragraph2 Char,Body of text Char,spasi 2 taiiii Char,Bulet1 Char,Figure_name Char,Equipment Char,Numbered Indented Text Char,List Paragraph Char Char Char Char,List Paragraph Char Char Char1"/>
    <w:link w:val="ListParagraph"/>
    <w:uiPriority w:val="34"/>
    <w:qFormat/>
    <w:rsid w:val="00952BD6"/>
    <w:rPr>
      <w:rFonts w:ascii="Calibri" w:eastAsia="SimSun" w:hAnsi="Calibri"/>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83515-CE3A-4ED7-BC48-1A07DD61D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12724</Words>
  <Characters>72528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RAFLI H S</dc:creator>
  <cp:keywords/>
  <dc:description/>
  <cp:lastModifiedBy>AZZAM DICKY U W</cp:lastModifiedBy>
  <cp:revision>2</cp:revision>
  <dcterms:created xsi:type="dcterms:W3CDTF">2024-06-21T13:14:00Z</dcterms:created>
  <dcterms:modified xsi:type="dcterms:W3CDTF">2024-06-21T13:14:00Z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286425f7-aa50-46dc-b9b1-16e144bed691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621a11e3-1231-32ef-ba00-6626179eb373</vt:lpwstr>
  </property>
</Properties>
</file>